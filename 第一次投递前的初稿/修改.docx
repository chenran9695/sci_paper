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61" w:rsidRPr="00CE33A5" w:rsidRDefault="006746F1" w:rsidP="008D4225">
      <w:pPr>
        <w:pStyle w:val="1"/>
        <w:ind w:firstLineChars="0" w:firstLine="0"/>
      </w:pPr>
      <w:r w:rsidRPr="00CE33A5">
        <w:t xml:space="preserve">The </w:t>
      </w:r>
      <w:r w:rsidR="00221A7F" w:rsidRPr="00CE33A5">
        <w:t>efficient</w:t>
      </w:r>
      <w:r w:rsidR="004F2194" w:rsidRPr="00CE33A5">
        <w:t xml:space="preserve"> </w:t>
      </w:r>
      <w:r w:rsidRPr="00CE33A5">
        <w:t xml:space="preserve">preparation of </w:t>
      </w:r>
      <w:r w:rsidR="004F2194" w:rsidRPr="00CE33A5">
        <w:t>MOCVD-derived</w:t>
      </w:r>
      <w:r w:rsidRPr="00CE33A5">
        <w:t xml:space="preserve"> </w:t>
      </w:r>
      <w:r w:rsidR="000C15C7" w:rsidRPr="00CE33A5">
        <w:t xml:space="preserve">double-sided </w:t>
      </w:r>
      <w:r w:rsidR="004029CD">
        <w:t xml:space="preserve">2-in </w:t>
      </w:r>
      <w:r w:rsidR="00D21710">
        <w:t xml:space="preserve">YBCO </w:t>
      </w:r>
      <w:r w:rsidR="007F0C92">
        <w:t>thin films</w:t>
      </w:r>
      <w:r w:rsidRPr="00CE33A5">
        <w:t xml:space="preserve"> based on </w:t>
      </w:r>
      <w:r w:rsidR="003B355F" w:rsidRPr="00CE33A5">
        <w:t>a rotating double-sided deposition device</w:t>
      </w:r>
    </w:p>
    <w:p w:rsidR="006746F1" w:rsidRPr="008D0A19" w:rsidRDefault="008D0A19" w:rsidP="00E15CEF">
      <w:pPr>
        <w:pStyle w:val="2"/>
      </w:pPr>
      <w:r>
        <w:rPr>
          <w:rFonts w:hint="eastAsia"/>
        </w:rPr>
        <w:t>/</w:t>
      </w:r>
      <w:r>
        <w:t>/authors</w:t>
      </w:r>
    </w:p>
    <w:p w:rsidR="006746F1" w:rsidRPr="00CE33A5" w:rsidRDefault="006746F1" w:rsidP="00BE639E">
      <w:pPr>
        <w:pStyle w:val="2"/>
      </w:pPr>
      <w:r w:rsidRPr="00CE33A5">
        <w:t>Abstract</w:t>
      </w:r>
    </w:p>
    <w:p w:rsidR="00081ACD" w:rsidRPr="008F6F8A" w:rsidRDefault="00EC6C91" w:rsidP="008F6F8A">
      <w:pPr>
        <w:ind w:firstLine="360"/>
      </w:pPr>
      <w:r w:rsidRPr="00CE33A5">
        <w:t xml:space="preserve">A </w:t>
      </w:r>
      <w:del w:id="0" w:author="chen ran" w:date="2019-08-27T09:56:00Z">
        <w:r w:rsidRPr="00CE33A5" w:rsidDel="00BE43E7">
          <w:delText>rotating</w:delText>
        </w:r>
      </w:del>
      <w:r w:rsidRPr="00CE33A5">
        <w:t xml:space="preserve"> double-sided deposition device was designed and applied </w:t>
      </w:r>
      <w:r w:rsidR="005A78A8" w:rsidRPr="00CE33A5">
        <w:t xml:space="preserve">in our home-made MOCVD </w:t>
      </w:r>
      <w:r w:rsidR="005B510F">
        <w:t xml:space="preserve">system </w:t>
      </w:r>
      <w:r w:rsidRPr="00CE33A5">
        <w:t xml:space="preserve">to </w:t>
      </w:r>
      <w:r w:rsidR="0066283F" w:rsidRPr="00CE33A5">
        <w:t>efficiently</w:t>
      </w:r>
      <w:r w:rsidR="00984FC9">
        <w:t xml:space="preserve"> prepare double-sided YBCO </w:t>
      </w:r>
      <w:r w:rsidR="007F0C92">
        <w:t>thin films</w:t>
      </w:r>
      <w:r w:rsidR="005A78A8" w:rsidRPr="00CE33A5">
        <w:t>. With it, at most 12 pieces</w:t>
      </w:r>
      <w:r w:rsidR="00665812">
        <w:t xml:space="preserve"> of double-sided 2-in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 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>ne substrates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7F0C92">
        <w:t xml:space="preserve">thin </w:t>
      </w:r>
      <w:r w:rsidR="00A90D91">
        <w:t>films</w:t>
      </w:r>
      <w:r w:rsidR="00EA38FD" w:rsidRPr="00CE33A5">
        <w:t xml:space="preserve">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density </w:t>
      </w:r>
      <w:r w:rsidR="000D35AE" w:rsidRPr="00CE33A5">
        <w:t>has reached 2.4</w:t>
      </w:r>
      <w:r w:rsidR="00BE639E">
        <w:t xml:space="preserve"> </w:t>
      </w:r>
      <w:r w:rsidR="006746F1" w:rsidRPr="00CE33A5">
        <w:t xml:space="preserve">MA </w:t>
      </w:r>
      <w:r w:rsidR="00BE639E" w:rsidRPr="008F6F8A">
        <w:rPr>
          <w:rFonts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6746F1" w:rsidRPr="00CE33A5">
        <w:t>(77K,0T)</w:t>
      </w:r>
      <w:r w:rsidR="006746F1" w:rsidRPr="008F6F8A">
        <w:rPr>
          <w:rFonts w:hint="eastAsia"/>
        </w:rPr>
        <w:t>，</w:t>
      </w:r>
      <w:r w:rsidR="006746F1" w:rsidRPr="00CE33A5">
        <w:t>and the microwave surface resistance is 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(77K,10GHz)</w:t>
      </w:r>
      <w:r w:rsidR="00885FE7" w:rsidRPr="00CE33A5">
        <w:t xml:space="preserve"> that </w:t>
      </w:r>
      <w:r w:rsidR="009074C8" w:rsidRPr="00CE33A5">
        <w:t>has meet the commercial demand</w:t>
      </w:r>
      <w:r w:rsidR="00885FE7" w:rsidRPr="00CE33A5">
        <w:t xml:space="preserve"> of microwave devices</w:t>
      </w:r>
      <w:r w:rsidR="009074C8" w:rsidRPr="00CE33A5">
        <w:t>.</w:t>
      </w:r>
    </w:p>
    <w:p w:rsidR="00872BF6" w:rsidRDefault="0088233D" w:rsidP="00BE639E">
      <w:pPr>
        <w:ind w:firstLineChars="0" w:firstLine="0"/>
      </w:pPr>
      <w:r w:rsidRPr="00BE639E">
        <w:rPr>
          <w:rStyle w:val="20"/>
        </w:rPr>
        <w:t>Keywords:</w:t>
      </w:r>
      <w:r w:rsidRPr="00CE33A5">
        <w:rPr>
          <w:szCs w:val="18"/>
        </w:rPr>
        <w:t xml:space="preserve"> </w:t>
      </w:r>
      <w:r w:rsidR="00216FF1" w:rsidRPr="00CE33A5">
        <w:rPr>
          <w:szCs w:val="18"/>
        </w:rPr>
        <w:t xml:space="preserve"> </w:t>
      </w:r>
      <w:proofErr w:type="gramStart"/>
      <w:r w:rsidRPr="00BE639E">
        <w:t>MOCVD  YBCO</w:t>
      </w:r>
      <w:proofErr w:type="gramEnd"/>
      <w:r w:rsidRPr="00BE639E">
        <w:t xml:space="preserve">  double-sided 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6D0B28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t xml:space="preserve">  </w:t>
      </w:r>
    </w:p>
    <w:p w:rsidR="006746F1" w:rsidRPr="00CE33A5" w:rsidRDefault="003F3AE7" w:rsidP="008F6F8A">
      <w:pPr>
        <w:pStyle w:val="2"/>
      </w:pPr>
      <w:r w:rsidRPr="00CE33A5">
        <w:lastRenderedPageBreak/>
        <w:t>1.</w:t>
      </w:r>
      <w:r w:rsidR="006746F1" w:rsidRPr="00CE33A5">
        <w:t>Introduction</w:t>
      </w:r>
    </w:p>
    <w:p w:rsidR="008727A4" w:rsidRPr="00CE33A5" w:rsidRDefault="002E136D" w:rsidP="008F6F8A">
      <w:pPr>
        <w:ind w:firstLine="36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CB3CA2">
        <w:t xml:space="preserve"> </w:t>
      </w:r>
      <w:ins w:id="1" w:author="Administrator" w:date="2019-08-26T16:13:00Z">
        <w:r w:rsidR="007A60E8" w:rsidRPr="00CE33A5">
          <w:t>high temperature superconductor (HTSC)</w:t>
        </w:r>
        <w:r w:rsidR="007A60E8">
          <w:t xml:space="preserve"> </w:t>
        </w:r>
      </w:ins>
      <w:r w:rsidR="007F0C92">
        <w:t>thin films</w:t>
      </w:r>
      <w:r w:rsidR="006746F1" w:rsidRPr="00CE33A5">
        <w:t xml:space="preserve"> on single crystal</w:t>
      </w:r>
      <w:r w:rsidR="0025782E" w:rsidRPr="00CE33A5">
        <w:t xml:space="preserve"> </w:t>
      </w:r>
      <w:r w:rsidR="001C2680" w:rsidRPr="00CE33A5">
        <w:t>(LaAlO</w:t>
      </w:r>
      <w:r w:rsidR="001C2680" w:rsidRPr="008F6F8A">
        <w:rPr>
          <w:vertAlign w:val="subscript"/>
        </w:rPr>
        <w:t>3</w:t>
      </w:r>
      <w:r w:rsidR="001C2680" w:rsidRPr="00CE33A5">
        <w:t xml:space="preserve">, MgO, </w:t>
      </w:r>
      <w:r w:rsidR="00BE1C83" w:rsidRPr="00CE33A5">
        <w:t>sapphire</w:t>
      </w:r>
      <w:r w:rsidR="001C2680" w:rsidRPr="00CE33A5">
        <w:t>)</w:t>
      </w:r>
      <w:r w:rsidR="006746F1" w:rsidRPr="00CE33A5">
        <w:t xml:space="preserve"> </w:t>
      </w:r>
      <w:del w:id="2" w:author="Administrator" w:date="2019-08-26T16:13:00Z">
        <w:r w:rsidR="006746F1" w:rsidRPr="00CE33A5" w:rsidDel="007A60E8">
          <w:delText xml:space="preserve">has </w:delText>
        </w:r>
      </w:del>
      <w:ins w:id="3" w:author="Administrator" w:date="2019-08-26T16:13:00Z">
        <w:r w:rsidR="007A60E8" w:rsidRPr="00CE33A5">
          <w:t>ha</w:t>
        </w:r>
        <w:r w:rsidR="007A60E8">
          <w:t>ve</w:t>
        </w:r>
        <w:r w:rsidR="007A60E8" w:rsidRPr="00CE33A5">
          <w:t xml:space="preserve"> </w:t>
        </w:r>
      </w:ins>
      <w:r w:rsidR="006746F1" w:rsidRPr="00CE33A5">
        <w:t xml:space="preserve">been widely used </w:t>
      </w:r>
      <w:del w:id="4" w:author="Administrator" w:date="2019-08-26T16:13:00Z">
        <w:r w:rsidR="00937187" w:rsidRPr="00CE33A5" w:rsidDel="007A60E8">
          <w:delText>in the field of</w:delText>
        </w:r>
      </w:del>
      <w:ins w:id="5" w:author="Administrator" w:date="2019-08-26T16:13:00Z">
        <w:r w:rsidR="007A60E8">
          <w:t>for fabrication</w:t>
        </w:r>
      </w:ins>
      <w:ins w:id="6" w:author="Administrator" w:date="2019-08-26T16:14:00Z">
        <w:r w:rsidR="007A60E8">
          <w:t xml:space="preserve"> of</w:t>
        </w:r>
      </w:ins>
      <w:r w:rsidR="00937187" w:rsidRPr="00CE33A5">
        <w:t xml:space="preserve"> microwave </w:t>
      </w:r>
      <w:r w:rsidR="00F91080" w:rsidRPr="00CE33A5">
        <w:t>d</w:t>
      </w:r>
      <w:r w:rsidR="00DF07D9" w:rsidRPr="00CE33A5">
        <w:t>e</w:t>
      </w:r>
      <w:r w:rsidR="00F91080" w:rsidRPr="00CE33A5">
        <w:t>vice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microwave filter</w:t>
      </w:r>
      <w:ins w:id="7" w:author="Administrator" w:date="2019-08-26T16:14:00Z">
        <w:r w:rsidR="007A60E8">
          <w:t>s</w:t>
        </w:r>
      </w:ins>
      <w:r w:rsidR="006746F1" w:rsidRPr="00CE33A5">
        <w:t xml:space="preserve"> </w:t>
      </w:r>
      <w:del w:id="8" w:author="Administrator" w:date="2019-08-26T16:15:00Z">
        <w:r w:rsidR="006746F1" w:rsidRPr="00CE33A5" w:rsidDel="007A60E8">
          <w:delText xml:space="preserve">on </w:delText>
        </w:r>
      </w:del>
      <w:ins w:id="9" w:author="Administrator" w:date="2019-08-26T16:15:00Z">
        <w:r w:rsidR="007A60E8">
          <w:t>with</w:t>
        </w:r>
        <w:r w:rsidR="007A60E8" w:rsidRPr="00CE33A5">
          <w:t xml:space="preserve"> </w:t>
        </w:r>
      </w:ins>
      <w:r w:rsidR="006746F1" w:rsidRPr="00CE33A5">
        <w:t xml:space="preserve">double-sided </w:t>
      </w:r>
      <w:del w:id="10" w:author="Administrator" w:date="2019-08-26T16:13:00Z">
        <w:r w:rsidR="006746F1" w:rsidRPr="00CE33A5" w:rsidDel="007A60E8">
          <w:delText xml:space="preserve">high temperature superconductor (HTSC) </w:delText>
        </w:r>
      </w:del>
      <w:r w:rsidR="006746F1" w:rsidRPr="00CE33A5">
        <w:t xml:space="preserve">YBCO </w:t>
      </w:r>
      <w:r w:rsidR="007F0C92">
        <w:t>thin films</w:t>
      </w:r>
      <w:r w:rsidR="006746F1" w:rsidRPr="00CE33A5">
        <w:t xml:space="preserve"> </w:t>
      </w:r>
      <w:del w:id="11" w:author="Administrator" w:date="2019-08-26T16:15:00Z">
        <w:r w:rsidR="006746F1" w:rsidRPr="00CE33A5" w:rsidDel="007A60E8">
          <w:delText xml:space="preserve">has </w:delText>
        </w:r>
      </w:del>
      <w:ins w:id="12" w:author="Administrator" w:date="2019-08-26T16:15:00Z">
        <w:r w:rsidR="007A60E8" w:rsidRPr="00CE33A5">
          <w:t>ha</w:t>
        </w:r>
        <w:r w:rsidR="007A60E8">
          <w:t>ve</w:t>
        </w:r>
        <w:r w:rsidR="007A60E8" w:rsidRPr="00CE33A5">
          <w:t xml:space="preserve"> </w:t>
        </w:r>
      </w:ins>
      <w:r w:rsidR="006746F1" w:rsidRPr="00CE33A5">
        <w:t>much lower insertion loss and stronger anti-interference capability compared to traditional 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8727A4" w:rsidRPr="00CE33A5">
        <w:t>At</w:t>
      </w:r>
      <w:del w:id="13" w:author="Administrator" w:date="2019-08-26T16:16:00Z">
        <w:r w:rsidR="008727A4" w:rsidRPr="00CE33A5" w:rsidDel="007A60E8">
          <w:delText xml:space="preserve"> first</w:delText>
        </w:r>
      </w:del>
      <w:ins w:id="14" w:author="Administrator" w:date="2019-08-26T16:16:00Z">
        <w:r w:rsidR="007A60E8">
          <w:t xml:space="preserve"> earlier time</w:t>
        </w:r>
      </w:ins>
      <w:r w:rsidR="008727A4" w:rsidRPr="00957D01">
        <w:rPr>
          <w:rFonts w:hint="eastAsia"/>
        </w:rPr>
        <w:t>，</w:t>
      </w:r>
      <w:del w:id="15" w:author="Administrator" w:date="2019-08-26T16:16:00Z">
        <w:r w:rsidR="008727A4" w:rsidRPr="00CE33A5" w:rsidDel="007A60E8">
          <w:delText xml:space="preserve">many groups </w:delText>
        </w:r>
        <w:r w:rsidR="00072E2F" w:rsidDel="007A60E8">
          <w:delText>prepared</w:delText>
        </w:r>
      </w:del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ins w:id="16" w:author="Administrator" w:date="2019-08-26T16:16:00Z">
        <w:r w:rsidR="007A60E8">
          <w:t xml:space="preserve">were prepared </w:t>
        </w:r>
      </w:ins>
      <w:r w:rsidR="008727A4" w:rsidRPr="00CE33A5">
        <w:t xml:space="preserve">by depositing the second side after the first side </w:t>
      </w:r>
      <w:del w:id="17" w:author="Administrator" w:date="2019-08-26T16:17:00Z">
        <w:r w:rsidR="008727A4" w:rsidRPr="00CE33A5" w:rsidDel="007A60E8">
          <w:delText>is deposited</w:delText>
        </w:r>
      </w:del>
      <w:ins w:id="18" w:author="Administrator" w:date="2019-08-26T16:17:00Z">
        <w:r w:rsidR="007A60E8">
          <w:t>had been finished</w:t>
        </w:r>
      </w:ins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del w:id="19" w:author="Administrator" w:date="2019-08-26T16:20:00Z">
        <w:r w:rsidR="0095229D" w:rsidRPr="00CE33A5" w:rsidDel="007A60E8">
          <w:delText>has</w:delText>
        </w:r>
        <w:r w:rsidR="008727A4" w:rsidRPr="00CE33A5" w:rsidDel="007A60E8">
          <w:delText xml:space="preserve"> </w:delText>
        </w:r>
      </w:del>
      <w:ins w:id="20" w:author="Administrator" w:date="2019-08-26T16:20:00Z">
        <w:r w:rsidR="007A60E8" w:rsidRPr="00CE33A5">
          <w:t>ha</w:t>
        </w:r>
        <w:r w:rsidR="007A60E8">
          <w:t>d</w:t>
        </w:r>
        <w:r w:rsidR="007A60E8" w:rsidRPr="00CE33A5">
          <w:t xml:space="preserve"> </w:t>
        </w:r>
      </w:ins>
      <w:r w:rsidR="008727A4" w:rsidRPr="00CE33A5">
        <w:t xml:space="preserve">negative </w:t>
      </w:r>
      <w:r w:rsidR="00663991" w:rsidRPr="00CE33A5">
        <w:t>impact</w:t>
      </w:r>
      <w:r w:rsidR="008727A4" w:rsidRPr="00CE33A5">
        <w:t>s on the double-sided consistency</w:t>
      </w:r>
      <w:ins w:id="21" w:author="Administrator" w:date="2019-08-26T16:20:00Z">
        <w:r w:rsidR="007A60E8">
          <w:t xml:space="preserve"> and made the deposition process complicated</w:t>
        </w:r>
      </w:ins>
      <w:r w:rsidR="006A790D" w:rsidRPr="00CE33A5">
        <w:t xml:space="preserve">. Gradually, </w:t>
      </w:r>
      <w:del w:id="22" w:author="Administrator" w:date="2019-08-26T16:21:00Z">
        <w:r w:rsidR="006A790D" w:rsidRPr="00CE33A5" w:rsidDel="007A60E8">
          <w:delText xml:space="preserve">more and more researchers </w:delText>
        </w:r>
        <w:r w:rsidR="00710237" w:rsidRPr="00CE33A5" w:rsidDel="007A60E8">
          <w:delText>have</w:delText>
        </w:r>
        <w:r w:rsidR="00AB3567" w:rsidRPr="00CE33A5" w:rsidDel="007A60E8">
          <w:delText xml:space="preserve"> been adopting</w:delText>
        </w:r>
        <w:r w:rsidR="0064247D" w:rsidRPr="00CE33A5" w:rsidDel="007A60E8">
          <w:delText xml:space="preserve"> </w:delText>
        </w:r>
      </w:del>
      <w:r w:rsidR="006A790D" w:rsidRPr="00CE33A5">
        <w:t>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7F0C92">
        <w:t xml:space="preserve">thin </w:t>
      </w:r>
      <w:r w:rsidR="00A90D91">
        <w:t>films</w:t>
      </w:r>
      <w:r w:rsidR="006A790D" w:rsidRPr="00CE33A5">
        <w:t xml:space="preserve"> </w:t>
      </w:r>
      <w:ins w:id="23" w:author="Administrator" w:date="2019-08-26T16:21:00Z">
        <w:r w:rsidR="007A60E8">
          <w:t xml:space="preserve">has been developed </w:t>
        </w:r>
      </w:ins>
      <w:r w:rsidR="006A790D" w:rsidRPr="00CE33A5">
        <w:t xml:space="preserve">and </w:t>
      </w:r>
      <w:bookmarkStart w:id="24" w:name="_Ref12448075"/>
      <w:del w:id="25" w:author="Administrator" w:date="2019-08-26T16:22:00Z">
        <w:r w:rsidR="00AD4455" w:rsidRPr="00CE33A5" w:rsidDel="007A60E8">
          <w:delText xml:space="preserve">has </w:delText>
        </w:r>
      </w:del>
      <w:r w:rsidR="00AD4455" w:rsidRPr="00CE33A5">
        <w:t>made progres</w:t>
      </w:r>
      <w:r w:rsidR="00D54F61" w:rsidRPr="00CE33A5">
        <w:t>s</w:t>
      </w:r>
      <w:bookmarkEnd w:id="24"/>
      <w:ins w:id="26" w:author="Administrator" w:date="2019-08-26T16:22:00Z">
        <w:r w:rsidR="007A60E8">
          <w:t xml:space="preserve"> also</w:t>
        </w:r>
      </w:ins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62045F" w:rsidP="008F6F8A">
      <w:pPr>
        <w:ind w:firstLine="360"/>
      </w:pPr>
      <w:del w:id="27" w:author="Administrator" w:date="2019-08-26T16:22:00Z">
        <w:r w:rsidRPr="00CE33A5" w:rsidDel="007A60E8">
          <w:delText>Although</w:delText>
        </w:r>
      </w:del>
      <w:ins w:id="28" w:author="Administrator" w:date="2019-08-26T16:23:00Z">
        <w:r w:rsidR="007A60E8">
          <w:t>W</w:t>
        </w:r>
      </w:ins>
      <w:ins w:id="29" w:author="Administrator" w:date="2019-08-26T16:22:00Z">
        <w:r w:rsidR="007A60E8">
          <w:t xml:space="preserve">ith </w:t>
        </w:r>
      </w:ins>
      <w:ins w:id="30" w:author="Administrator" w:date="2019-08-26T16:27:00Z">
        <w:r w:rsidR="007A60E8">
          <w:t xml:space="preserve">great </w:t>
        </w:r>
      </w:ins>
      <w:ins w:id="31" w:author="Administrator" w:date="2019-08-26T16:22:00Z">
        <w:r w:rsidR="007A60E8">
          <w:t>effort</w:t>
        </w:r>
      </w:ins>
      <w:r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</w:t>
      </w:r>
      <w:ins w:id="32" w:author="Administrator" w:date="2019-08-26T16:28:00Z">
        <w:r w:rsidR="00E2644B">
          <w:t xml:space="preserve"> with different deposition methods</w:t>
        </w:r>
      </w:ins>
      <w:r w:rsidR="006746F1" w:rsidRPr="00CE33A5">
        <w:t xml:space="preserve"> all over the </w:t>
      </w:r>
      <w:r w:rsidR="006746F1" w:rsidRPr="00CE33A5">
        <w:lastRenderedPageBreak/>
        <w:t>world</w:t>
      </w:r>
      <w:del w:id="33" w:author="Administrator" w:date="2019-08-26T16:28:00Z">
        <w:r w:rsidRPr="00CE33A5" w:rsidDel="00E2644B">
          <w:delText xml:space="preserve"> as early as </w:delText>
        </w:r>
        <w:r w:rsidR="000323C2" w:rsidRPr="00CE33A5" w:rsidDel="00E2644B">
          <w:delText xml:space="preserve">more than </w:delText>
        </w:r>
        <w:r w:rsidRPr="00CE33A5" w:rsidDel="00E2644B">
          <w:delText>ten years ago</w:delText>
        </w:r>
      </w:del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Pr="00CE33A5">
        <w:t xml:space="preserve">, </w:t>
      </w:r>
      <w:ins w:id="34" w:author="Administrator" w:date="2019-08-26T16:29:00Z">
        <w:r w:rsidR="00E2644B">
          <w:t xml:space="preserve">but </w:t>
        </w:r>
      </w:ins>
      <w:r w:rsidRPr="00CE33A5">
        <w:t>the pri</w:t>
      </w:r>
      <w:r w:rsidR="00DA201D" w:rsidRPr="00CE33A5">
        <w:t xml:space="preserve">ce is still </w:t>
      </w:r>
      <w:del w:id="35" w:author="Administrator" w:date="2019-08-26T16:43:00Z">
        <w:r w:rsidR="00DA201D" w:rsidRPr="00CE33A5" w:rsidDel="0001063C">
          <w:delText xml:space="preserve">expensive </w:delText>
        </w:r>
      </w:del>
      <w:ins w:id="36" w:author="Administrator" w:date="2019-08-26T16:43:00Z">
        <w:r w:rsidR="0001063C">
          <w:t>too high</w:t>
        </w:r>
        <w:r w:rsidR="0001063C" w:rsidRPr="00CE33A5">
          <w:t xml:space="preserve"> </w:t>
        </w:r>
      </w:ins>
      <w:r w:rsidR="00DA201D" w:rsidRPr="00CE33A5">
        <w:t xml:space="preserve">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7F0C92">
        <w:t xml:space="preserve">thin </w:t>
      </w:r>
      <w:r w:rsidR="00A90D91">
        <w:t>films</w:t>
      </w:r>
      <w:r w:rsidR="003D3A32" w:rsidRPr="00CE33A5">
        <w:t xml:space="preserve"> </w:t>
      </w:r>
      <w:ins w:id="37" w:author="Administrator" w:date="2019-08-26T16:30:00Z">
        <w:r w:rsidR="00E2644B">
          <w:t xml:space="preserve">for microwave usage </w:t>
        </w:r>
      </w:ins>
      <w:r w:rsidR="003D3A32" w:rsidRPr="00CE33A5">
        <w:t xml:space="preserve">on single crystal include </w:t>
      </w:r>
      <w:ins w:id="38" w:author="Administrator" w:date="2019-08-26T16:30:00Z">
        <w:r w:rsidR="00E2644B">
          <w:t>co-</w:t>
        </w:r>
      </w:ins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3221CE" w:rsidRPr="00CE33A5">
        <w:t xml:space="preserve"> </w:t>
      </w:r>
      <w:ins w:id="39" w:author="Administrator" w:date="2019-08-26T16:31:00Z">
        <w:r w:rsidR="00E2644B">
          <w:t>Co-</w:t>
        </w:r>
      </w:ins>
      <w:del w:id="40" w:author="Administrator" w:date="2019-08-26T16:31:00Z">
        <w:r w:rsidR="003221CE" w:rsidRPr="00CE33A5" w:rsidDel="00E2644B">
          <w:delText>E</w:delText>
        </w:r>
      </w:del>
      <w:ins w:id="41" w:author="Administrator" w:date="2019-08-26T16:31:00Z">
        <w:r w:rsidR="00E2644B">
          <w:t>e</w:t>
        </w:r>
      </w:ins>
      <w:r w:rsidR="003221CE" w:rsidRPr="00CE33A5">
        <w:t xml:space="preserve">vaporation method can be used to deposit single-sided YBCO </w:t>
      </w:r>
      <w:r w:rsidR="007F0C92">
        <w:t xml:space="preserve">thin </w:t>
      </w:r>
      <w:r w:rsidR="00A90D91">
        <w:t>films</w:t>
      </w:r>
      <w:ins w:id="42" w:author="Administrator" w:date="2019-08-26T16:31:00Z">
        <w:r w:rsidR="00E2644B">
          <w:t xml:space="preserve"> in batch</w:t>
        </w:r>
      </w:ins>
      <w:r w:rsidR="003221CE" w:rsidRPr="00CE33A5">
        <w:t xml:space="preserve"> rapidly, but it </w:t>
      </w:r>
      <w:ins w:id="43" w:author="Administrator" w:date="2019-08-26T16:33:00Z">
        <w:r w:rsidR="00E2644B">
          <w:t xml:space="preserve">is difficult </w:t>
        </w:r>
      </w:ins>
      <w:del w:id="44" w:author="Administrator" w:date="2019-08-26T16:33:00Z">
        <w:r w:rsidR="003221CE" w:rsidRPr="00CE33A5" w:rsidDel="00E2644B">
          <w:delText xml:space="preserve">cannot be used </w:delText>
        </w:r>
      </w:del>
      <w:r w:rsidR="003221CE" w:rsidRPr="00CE33A5">
        <w:t>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del w:id="45" w:author="Administrator" w:date="2019-08-26T16:34:00Z">
        <w:r w:rsidR="003221CE" w:rsidRPr="00CE33A5" w:rsidDel="00E2644B">
          <w:delText xml:space="preserve">its </w:delText>
        </w:r>
      </w:del>
      <w:ins w:id="46" w:author="Administrator" w:date="2019-08-26T16:34:00Z">
        <w:r w:rsidR="00E2644B">
          <w:t xml:space="preserve">the </w:t>
        </w:r>
      </w:ins>
      <w:del w:id="47" w:author="Administrator" w:date="2019-08-26T16:35:00Z">
        <w:r w:rsidR="003221CE" w:rsidRPr="00CE33A5" w:rsidDel="00E2644B">
          <w:delText>dependence on gravity</w:delText>
        </w:r>
      </w:del>
      <w:ins w:id="48" w:author="Administrator" w:date="2019-08-26T16:35:00Z">
        <w:r w:rsidR="00E2644B">
          <w:t>raw material melting</w:t>
        </w:r>
      </w:ins>
      <w:r w:rsidR="003221CE" w:rsidRPr="00CE33A5">
        <w:t xml:space="preserve">. </w:t>
      </w:r>
      <w:ins w:id="49" w:author="Administrator" w:date="2019-08-26T16:40:00Z">
        <w:r w:rsidR="0001063C">
          <w:t>With t</w:t>
        </w:r>
      </w:ins>
      <w:ins w:id="50" w:author="Administrator" w:date="2019-08-26T16:39:00Z">
        <w:r w:rsidR="0001063C" w:rsidRPr="00CE33A5">
          <w:t>he PLD method</w:t>
        </w:r>
      </w:ins>
      <w:ins w:id="51" w:author="Administrator" w:date="2019-08-26T16:40:00Z">
        <w:r w:rsidR="0001063C">
          <w:t xml:space="preserve"> the films are still deposit</w:t>
        </w:r>
      </w:ins>
      <w:ins w:id="52" w:author="Administrator" w:date="2019-08-26T16:41:00Z">
        <w:r w:rsidR="0001063C">
          <w:t xml:space="preserve">ed one side after the other and it </w:t>
        </w:r>
      </w:ins>
      <w:ins w:id="53" w:author="Administrator" w:date="2019-08-26T16:39:00Z">
        <w:r w:rsidR="0001063C" w:rsidRPr="00CE33A5">
          <w:t xml:space="preserve">takes </w:t>
        </w:r>
      </w:ins>
      <w:ins w:id="54" w:author="Administrator" w:date="2019-08-26T16:41:00Z">
        <w:r w:rsidR="0001063C">
          <w:t xml:space="preserve">more </w:t>
        </w:r>
      </w:ins>
      <w:ins w:id="55" w:author="Administrator" w:date="2019-08-26T16:42:00Z">
        <w:r w:rsidR="0001063C">
          <w:t>6</w:t>
        </w:r>
      </w:ins>
      <w:ins w:id="56" w:author="Administrator" w:date="2019-08-26T16:39:00Z">
        <w:r w:rsidR="0001063C" w:rsidRPr="00CE33A5">
          <w:t xml:space="preserve"> hours to make </w:t>
        </w:r>
      </w:ins>
      <w:ins w:id="57" w:author="Administrator" w:date="2019-08-26T16:41:00Z">
        <w:r w:rsidR="0001063C">
          <w:t>one sample</w:t>
        </w:r>
      </w:ins>
      <w:ins w:id="58" w:author="Administrator" w:date="2019-08-26T16:39:00Z">
        <w:r w:rsidR="0001063C" w:rsidRPr="00CE33A5">
          <w:t xml:space="preserve">. </w:t>
        </w:r>
      </w:ins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 xml:space="preserve">of which the depositing rate is only about several nm </w:t>
      </w:r>
      <w:ins w:id="59" w:author="Administrator" w:date="2019-08-26T16:36:00Z">
        <w:r w:rsidR="00E2644B">
          <w:t xml:space="preserve">per </w:t>
        </w:r>
      </w:ins>
      <w:r w:rsidR="00C310B3" w:rsidRPr="00CE33A5">
        <w:t>min</w:t>
      </w:r>
      <w:ins w:id="60" w:author="Administrator" w:date="2019-08-26T16:36:00Z">
        <w:r w:rsidR="00E2644B">
          <w:t>ute</w:t>
        </w:r>
      </w:ins>
      <w:del w:id="61" w:author="Administrator" w:date="2019-08-26T16:36:00Z">
        <w:r w:rsidR="00C310B3" w:rsidRPr="00CE33A5" w:rsidDel="00E2644B">
          <w:rPr>
            <w:vertAlign w:val="superscript"/>
          </w:rPr>
          <w:delText>-1</w:delText>
        </w:r>
      </w:del>
      <w:r w:rsidR="00C310B3" w:rsidRPr="00CE33A5">
        <w:t xml:space="preserve">, </w:t>
      </w:r>
      <w:r w:rsidR="004C4913" w:rsidRPr="00CE33A5">
        <w:t>usually</w:t>
      </w:r>
      <w:r w:rsidR="00A61BDB" w:rsidRPr="00CE33A5">
        <w:t xml:space="preserve"> takes </w:t>
      </w:r>
      <w:del w:id="62" w:author="Administrator" w:date="2019-08-26T16:37:00Z">
        <w:r w:rsidR="00A61BDB" w:rsidRPr="00CE33A5" w:rsidDel="00E2644B">
          <w:delText>13 hours</w:delText>
        </w:r>
      </w:del>
      <w:ins w:id="63" w:author="Administrator" w:date="2019-08-26T16:42:00Z">
        <w:r w:rsidR="0001063C">
          <w:t xml:space="preserve">a </w:t>
        </w:r>
      </w:ins>
      <w:ins w:id="64" w:author="Administrator" w:date="2019-08-26T16:37:00Z">
        <w:r w:rsidR="00E2644B">
          <w:t>time longer than working hours</w:t>
        </w:r>
      </w:ins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 xml:space="preserve">thin </w:t>
      </w:r>
      <w:r w:rsidR="00A90D91">
        <w:t>films</w:t>
      </w:r>
      <w:ins w:id="65" w:author="Administrator" w:date="2019-08-26T16:38:00Z">
        <w:r w:rsidR="0001063C">
          <w:t>.</w:t>
        </w:r>
      </w:ins>
      <w:r w:rsidR="00A61BDB" w:rsidRPr="00CE33A5">
        <w:t xml:space="preserve"> </w:t>
      </w:r>
      <w:del w:id="66" w:author="Administrator" w:date="2019-08-26T16:38:00Z">
        <w:r w:rsidR="006062A0" w:rsidRPr="00CE33A5" w:rsidDel="0001063C">
          <w:delText>and</w:delText>
        </w:r>
        <w:r w:rsidR="00A61BDB" w:rsidRPr="00CE33A5" w:rsidDel="0001063C">
          <w:delText xml:space="preserve"> </w:delText>
        </w:r>
        <w:r w:rsidR="004C4913" w:rsidRPr="00CE33A5" w:rsidDel="0001063C">
          <w:delText>t</w:delText>
        </w:r>
      </w:del>
      <w:del w:id="67" w:author="Administrator" w:date="2019-08-26T16:39:00Z">
        <w:r w:rsidR="004C4913" w:rsidRPr="00CE33A5" w:rsidDel="0001063C">
          <w:delText xml:space="preserve">he </w:delText>
        </w:r>
        <w:r w:rsidR="00A61BDB" w:rsidRPr="00CE33A5" w:rsidDel="0001063C">
          <w:delText xml:space="preserve">PLD </w:delText>
        </w:r>
        <w:r w:rsidR="004C4913" w:rsidRPr="00CE33A5" w:rsidDel="0001063C">
          <w:delText xml:space="preserve">method </w:delText>
        </w:r>
        <w:r w:rsidR="00A61BDB" w:rsidRPr="00CE33A5" w:rsidDel="0001063C">
          <w:delText>takes 5 hours</w:delText>
        </w:r>
        <w:r w:rsidR="006062A0" w:rsidRPr="00CE33A5" w:rsidDel="0001063C">
          <w:delText xml:space="preserve"> to make it</w:delText>
        </w:r>
        <w:r w:rsidR="00C01969" w:rsidRPr="00CE33A5" w:rsidDel="0001063C">
          <w:delText xml:space="preserve">. </w:delText>
        </w:r>
      </w:del>
      <w:r w:rsidR="00C310B3" w:rsidRPr="00CE33A5">
        <w:t xml:space="preserve">As for MOD method,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665F5" w:rsidRPr="00CE33A5" w:rsidRDefault="00877A0D" w:rsidP="008F6F8A">
      <w:pPr>
        <w:ind w:firstLine="36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ins w:id="68" w:author="Administrator" w:date="2019-08-26T16:44:00Z">
        <w:r w:rsidR="0001063C">
          <w:t xml:space="preserve">has been </w:t>
        </w:r>
      </w:ins>
      <w:ins w:id="69" w:author="Administrator" w:date="2019-08-26T16:45:00Z">
        <w:r w:rsidR="0001063C">
          <w:t xml:space="preserve">improved </w:t>
        </w:r>
      </w:ins>
      <w:ins w:id="70" w:author="Administrator" w:date="2019-08-26T16:49:00Z">
        <w:r w:rsidR="00871687">
          <w:t>and make a quick progress</w:t>
        </w:r>
      </w:ins>
      <w:del w:id="71" w:author="Administrator" w:date="2019-08-26T16:49:00Z">
        <w:r w:rsidR="00CD41E5" w:rsidRPr="00CE33A5" w:rsidDel="00871687">
          <w:delText>performs well</w:delText>
        </w:r>
      </w:del>
      <w:r w:rsidR="00CD41E5" w:rsidRPr="00CE33A5">
        <w:t xml:space="preserve"> 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del w:id="72" w:author="Administrator" w:date="2019-08-26T16:44:00Z">
        <w:r w:rsidR="00CD41E5" w:rsidRPr="00CE33A5" w:rsidDel="0001063C">
          <w:lastRenderedPageBreak/>
          <w:delText>high temperature superconducting (</w:delText>
        </w:r>
      </w:del>
      <w:r w:rsidR="00CD41E5" w:rsidRPr="00CE33A5">
        <w:t>HTS</w:t>
      </w:r>
      <w:del w:id="73" w:author="Administrator" w:date="2019-08-26T16:44:00Z">
        <w:r w:rsidR="00CD41E5" w:rsidRPr="00CE33A5" w:rsidDel="0001063C">
          <w:delText>)</w:delText>
        </w:r>
      </w:del>
      <w:r w:rsidR="00CD41E5" w:rsidRPr="00CE33A5">
        <w:t xml:space="preserve"> tapes</w:t>
      </w:r>
      <w:ins w:id="74" w:author="Administrator" w:date="2019-08-26T16:50:00Z">
        <w:r w:rsidR="00871687">
          <w:t xml:space="preserve"> as a low-cost large</w:t>
        </w:r>
      </w:ins>
      <w:ins w:id="75" w:author="Administrator" w:date="2019-08-26T16:51:00Z">
        <w:r w:rsidR="00871687">
          <w:t>-</w:t>
        </w:r>
      </w:ins>
      <w:ins w:id="76" w:author="Administrator" w:date="2019-08-26T16:50:00Z">
        <w:r w:rsidR="00871687">
          <w:t>scale production method</w:t>
        </w:r>
      </w:ins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del w:id="77" w:author="Administrator" w:date="2019-08-26T16:51:00Z">
        <w:r w:rsidR="00CD41E5" w:rsidRPr="00CE33A5" w:rsidDel="00871687">
          <w:delText xml:space="preserve">, so we transplanted it into the preparation of YBCO </w:delText>
        </w:r>
        <w:r w:rsidR="007F0C92" w:rsidDel="00871687">
          <w:delText>thin films</w:delText>
        </w:r>
        <w:r w:rsidR="00CD41E5" w:rsidRPr="00CE33A5" w:rsidDel="00871687">
          <w:delText xml:space="preserve"> on single c</w:delText>
        </w:r>
        <w:r w:rsidR="00B7220A" w:rsidRPr="00CE33A5" w:rsidDel="00871687">
          <w:delText>r</w:delText>
        </w:r>
        <w:r w:rsidR="00CD41E5" w:rsidRPr="00CE33A5" w:rsidDel="00871687">
          <w:delText>ystal</w:delText>
        </w:r>
      </w:del>
      <w:r w:rsidR="00CD41E5" w:rsidRPr="00CE33A5">
        <w:t>.</w:t>
      </w:r>
      <w:r w:rsidR="00A61BDB" w:rsidRPr="00CE33A5">
        <w:t xml:space="preserve"> </w:t>
      </w:r>
      <w:moveToRangeStart w:id="78" w:author="Administrator" w:date="2019-08-26T16:59:00Z" w:name="move17731182"/>
      <w:moveTo w:id="79" w:author="Administrator" w:date="2019-08-26T16:59:00Z">
        <w:r w:rsidR="00871687" w:rsidRPr="00CE33A5">
          <w:t xml:space="preserve">As is reported, the deposition rate of YBCO </w:t>
        </w:r>
        <w:r w:rsidR="00871687">
          <w:t>thin films</w:t>
        </w:r>
        <w:r w:rsidR="00871687" w:rsidRPr="00CE33A5">
          <w:t xml:space="preserve"> on tapes has reached up to 1</w:t>
        </w:r>
        <w:r w:rsidR="00871687" w:rsidRPr="00CE33A5">
          <w:rPr>
            <w:rFonts w:ascii="等线" w:eastAsia="等线" w:hAnsi="等线" w:hint="eastAsia"/>
          </w:rPr>
          <w:t>μ</w:t>
        </w:r>
        <w:r w:rsidR="00871687" w:rsidRPr="00CE33A5">
          <w:t>m·min</w:t>
        </w:r>
        <w:r w:rsidR="00871687" w:rsidRPr="00CE33A5">
          <w:rPr>
            <w:vertAlign w:val="superscript"/>
          </w:rPr>
          <w:t>-1</w:t>
        </w:r>
        <w:r w:rsidR="00871687" w:rsidRPr="00A03B81">
          <w:fldChar w:fldCharType="begin"/>
        </w:r>
        <w:r w:rsidR="00871687" w:rsidRPr="00A03B81">
  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  </w:r>
        <w:r w:rsidR="00871687" w:rsidRPr="00A03B81">
          <w:fldChar w:fldCharType="separate"/>
        </w:r>
        <w:r w:rsidR="00871687" w:rsidRPr="00A03B81">
          <w:rPr>
            <w:noProof/>
          </w:rPr>
          <w:t>[25]</w:t>
        </w:r>
        <w:r w:rsidR="00871687" w:rsidRPr="00A03B81">
          <w:fldChar w:fldCharType="end"/>
        </w:r>
        <w:r w:rsidR="00871687" w:rsidRPr="00CE33A5">
          <w:t xml:space="preserve">. </w:t>
        </w:r>
      </w:moveTo>
      <w:moveToRangeEnd w:id="78"/>
      <w:ins w:id="80" w:author="Administrator" w:date="2019-08-26T16:57:00Z">
        <w:r w:rsidR="00871687">
          <w:t xml:space="preserve">These </w:t>
        </w:r>
      </w:ins>
      <w:ins w:id="81" w:author="Administrator" w:date="2019-08-26T16:59:00Z">
        <w:r w:rsidR="00871687">
          <w:t>fast deposition</w:t>
        </w:r>
      </w:ins>
      <w:ins w:id="82" w:author="Administrator" w:date="2019-08-26T16:57:00Z">
        <w:r w:rsidR="00871687">
          <w:t xml:space="preserve"> methods for HTS tapes should be also su</w:t>
        </w:r>
      </w:ins>
      <w:ins w:id="83" w:author="Administrator" w:date="2019-08-26T16:58:00Z">
        <w:r w:rsidR="00871687">
          <w:t>itable for YBCO thin films on si</w:t>
        </w:r>
      </w:ins>
      <w:ins w:id="84" w:author="Administrator" w:date="2019-08-26T16:59:00Z">
        <w:r w:rsidR="00871687">
          <w:t>ngle crystals</w:t>
        </w:r>
      </w:ins>
      <w:ins w:id="85" w:author="Administrator" w:date="2019-08-26T17:01:00Z">
        <w:r w:rsidR="007370A4">
          <w:t xml:space="preserve"> only i</w:t>
        </w:r>
      </w:ins>
      <w:ins w:id="86" w:author="Administrator" w:date="2019-08-26T17:00:00Z">
        <w:r w:rsidR="007370A4">
          <w:t>f it</w:t>
        </w:r>
      </w:ins>
      <w:ins w:id="87" w:author="Administrator" w:date="2019-08-26T17:01:00Z">
        <w:r w:rsidR="007370A4">
          <w:t xml:space="preserve"> </w:t>
        </w:r>
      </w:ins>
      <w:ins w:id="88" w:author="Administrator" w:date="2019-08-26T17:02:00Z">
        <w:r w:rsidR="007370A4">
          <w:t>could deposit on the both sides of the substrates.</w:t>
        </w:r>
      </w:ins>
      <w:ins w:id="89" w:author="Administrator" w:date="2019-08-26T17:00:00Z">
        <w:r w:rsidR="007370A4">
          <w:t xml:space="preserve"> </w:t>
        </w:r>
      </w:ins>
      <w:moveFromRangeStart w:id="90" w:author="Administrator" w:date="2019-08-26T16:59:00Z" w:name="move17731182"/>
      <w:moveFrom w:id="91" w:author="Administrator" w:date="2019-08-26T16:59:00Z">
        <w:r w:rsidR="00CD41E5" w:rsidRPr="00CE33A5" w:rsidDel="00871687">
          <w:t xml:space="preserve">As </w:t>
        </w:r>
        <w:r w:rsidR="002B5630" w:rsidRPr="00CE33A5" w:rsidDel="00871687">
          <w:t xml:space="preserve">is </w:t>
        </w:r>
        <w:r w:rsidR="00CD41E5" w:rsidRPr="00CE33A5" w:rsidDel="00871687">
          <w:t xml:space="preserve">reported, </w:t>
        </w:r>
        <w:r w:rsidR="00B7220A" w:rsidRPr="00CE33A5" w:rsidDel="00871687">
          <w:t xml:space="preserve">the deposition rate of YBCO </w:t>
        </w:r>
        <w:r w:rsidR="007F0C92" w:rsidDel="00871687">
          <w:t xml:space="preserve">thin </w:t>
        </w:r>
        <w:r w:rsidR="00A90D91" w:rsidDel="00871687">
          <w:t>films</w:t>
        </w:r>
        <w:r w:rsidR="00B7220A" w:rsidRPr="00CE33A5" w:rsidDel="00871687">
          <w:t xml:space="preserve"> on tapes has reached up to 1</w:t>
        </w:r>
        <w:r w:rsidR="008E5849" w:rsidRPr="00CE33A5" w:rsidDel="00871687">
          <w:rPr>
            <w:rFonts w:ascii="等线" w:eastAsia="等线" w:hAnsi="等线" w:hint="eastAsia"/>
          </w:rPr>
          <w:t>μ</w:t>
        </w:r>
        <w:r w:rsidR="00F255AD" w:rsidRPr="00CE33A5" w:rsidDel="00871687">
          <w:t>m·</w:t>
        </w:r>
        <w:r w:rsidR="00B7220A" w:rsidRPr="00CE33A5" w:rsidDel="00871687">
          <w:t>min</w:t>
        </w:r>
        <w:r w:rsidR="00F255AD" w:rsidRPr="00CE33A5" w:rsidDel="00871687">
          <w:rPr>
            <w:vertAlign w:val="superscript"/>
          </w:rPr>
          <w:t>-1</w:t>
        </w:r>
        <w:r w:rsidR="00A03B81" w:rsidRPr="00A03B81" w:rsidDel="00871687">
          <w:fldChar w:fldCharType="begin"/>
        </w:r>
        <w:r w:rsidR="00A03B81" w:rsidRPr="00A03B81" w:rsidDel="00871687">
  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  </w:r>
        <w:r w:rsidR="00A03B81" w:rsidRPr="00A03B81" w:rsidDel="00871687">
          <w:fldChar w:fldCharType="separate"/>
        </w:r>
        <w:r w:rsidR="00A03B81" w:rsidRPr="00A03B81" w:rsidDel="00871687">
          <w:rPr>
            <w:noProof/>
          </w:rPr>
          <w:t>[25]</w:t>
        </w:r>
        <w:r w:rsidR="00A03B81" w:rsidRPr="00A03B81" w:rsidDel="00871687">
          <w:fldChar w:fldCharType="end"/>
        </w:r>
        <w:r w:rsidR="006A0967" w:rsidRPr="00CE33A5" w:rsidDel="00871687">
          <w:t xml:space="preserve">. </w:t>
        </w:r>
      </w:moveFrom>
      <w:moveFromRangeEnd w:id="90"/>
      <w:del w:id="92" w:author="Administrator" w:date="2019-08-26T17:05:00Z">
        <w:r w:rsidR="006A0967" w:rsidRPr="00CE33A5" w:rsidDel="007370A4">
          <w:rPr>
            <w:rFonts w:asciiTheme="minorEastAsia" w:eastAsiaTheme="minorEastAsia" w:hAnsiTheme="minorEastAsia" w:hint="eastAsia"/>
          </w:rPr>
          <w:delText>However</w:delText>
        </w:r>
      </w:del>
      <w:ins w:id="93" w:author="Administrator" w:date="2019-08-26T17:05:00Z">
        <w:r w:rsidR="007370A4">
          <w:rPr>
            <w:rFonts w:asciiTheme="minorEastAsia" w:eastAsiaTheme="minorEastAsia" w:hAnsiTheme="minorEastAsia" w:hint="eastAsia"/>
          </w:rPr>
          <w:t>Obviously</w:t>
        </w:r>
      </w:ins>
      <w:r w:rsidR="006A0967" w:rsidRPr="00CE33A5">
        <w:t>, during</w:t>
      </w:r>
      <w:r w:rsidR="00B7220A" w:rsidRPr="00CE33A5">
        <w:t xml:space="preserve"> the actual preparation</w:t>
      </w:r>
      <w:r w:rsidR="006A0967" w:rsidRPr="00CE33A5">
        <w:t xml:space="preserve"> process</w:t>
      </w:r>
      <w:r w:rsidR="00B7220A" w:rsidRPr="00CE33A5">
        <w:t>, the</w:t>
      </w:r>
      <w:r w:rsidR="008665F5" w:rsidRPr="00CE33A5">
        <w:t xml:space="preserve"> pre-preparation, such as heating</w:t>
      </w:r>
      <w:ins w:id="94" w:author="Administrator" w:date="2019-08-26T16:56:00Z">
        <w:r w:rsidR="00871687">
          <w:t xml:space="preserve"> up</w:t>
        </w:r>
      </w:ins>
      <w:r w:rsidR="008665F5" w:rsidRPr="00CE33A5">
        <w:t xml:space="preserve"> and preparation</w:t>
      </w:r>
      <w:r w:rsidR="00B7220A" w:rsidRPr="00CE33A5">
        <w:t xml:space="preserve"> of the </w:t>
      </w:r>
      <w:r w:rsidR="006A0967" w:rsidRPr="00CE33A5">
        <w:t>precursor</w:t>
      </w:r>
      <w:r w:rsidR="00B7220A" w:rsidRPr="00CE33A5">
        <w:t xml:space="preserve"> solution</w:t>
      </w:r>
      <w:r w:rsidR="008665F5" w:rsidRPr="00CE33A5">
        <w:t>,</w:t>
      </w:r>
      <w:r w:rsidR="00B7220A" w:rsidRPr="00CE33A5">
        <w:t xml:space="preserve"> and </w:t>
      </w:r>
      <w:r w:rsidR="00B1031C" w:rsidRPr="00CE33A5">
        <w:t>post</w:t>
      </w:r>
      <w:r w:rsidR="0013604E" w:rsidRPr="00CE33A5">
        <w:t>-</w:t>
      </w:r>
      <w:r w:rsidR="00B7220A" w:rsidRPr="00CE33A5">
        <w:t>annealin</w:t>
      </w:r>
      <w:r w:rsidR="008665F5" w:rsidRPr="00CE33A5">
        <w:t>g</w:t>
      </w:r>
      <w:r w:rsidR="00B7220A" w:rsidRPr="00CE33A5">
        <w:t xml:space="preserve"> costs lots of time that cannot be ignored.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A90D91">
        <w:t>films</w:t>
      </w:r>
      <w:r w:rsidR="008709BF" w:rsidRPr="00CE33A5">
        <w:t xml:space="preserve"> would greatly enhanced </w:t>
      </w:r>
      <w:r w:rsidR="00521CE5">
        <w:t xml:space="preserve">if </w:t>
      </w:r>
      <w:del w:id="95" w:author="Administrator" w:date="2019-08-26T16:55:00Z">
        <w:r w:rsidR="00521CE5" w:rsidDel="00871687">
          <w:delText xml:space="preserve">multiply </w:delText>
        </w:r>
      </w:del>
      <w:ins w:id="96" w:author="Administrator" w:date="2019-08-26T16:55:00Z">
        <w:r w:rsidR="00871687">
          <w:t xml:space="preserve">multi- </w:t>
        </w:r>
      </w:ins>
      <w:r w:rsidR="00521CE5">
        <w:t xml:space="preserve">pieces of YBCO </w:t>
      </w:r>
      <w:r w:rsidR="007F0C92">
        <w:t>thin films</w:t>
      </w:r>
      <w:r w:rsidR="008709BF" w:rsidRPr="00CE33A5">
        <w:t xml:space="preserve"> rather than only one were deposited </w:t>
      </w:r>
      <w:del w:id="97" w:author="Administrator" w:date="2019-08-26T17:06:00Z">
        <w:r w:rsidR="008709BF" w:rsidRPr="00CE33A5" w:rsidDel="007370A4">
          <w:rPr>
            <w:rFonts w:asciiTheme="minorEastAsia" w:eastAsiaTheme="minorEastAsia" w:hAnsiTheme="minorEastAsia" w:hint="eastAsia"/>
          </w:rPr>
          <w:delText>at</w:delText>
        </w:r>
      </w:del>
      <w:ins w:id="98" w:author="Administrator" w:date="2019-08-26T17:06:00Z">
        <w:r w:rsidR="007370A4">
          <w:rPr>
            <w:rFonts w:asciiTheme="minorEastAsia" w:eastAsiaTheme="minorEastAsia" w:hAnsiTheme="minorEastAsia" w:hint="eastAsia"/>
          </w:rPr>
          <w:t>in</w:t>
        </w:r>
      </w:ins>
      <w:r w:rsidR="008709BF" w:rsidRPr="00CE33A5">
        <w:t xml:space="preserve"> one </w:t>
      </w:r>
      <w:del w:id="99" w:author="Administrator" w:date="2019-08-26T17:06:00Z">
        <w:r w:rsidR="008709BF" w:rsidRPr="00CE33A5" w:rsidDel="007370A4">
          <w:rPr>
            <w:rFonts w:asciiTheme="minorEastAsia" w:eastAsiaTheme="minorEastAsia" w:hAnsiTheme="minorEastAsia" w:hint="eastAsia"/>
          </w:rPr>
          <w:delText>time</w:delText>
        </w:r>
      </w:del>
      <w:ins w:id="100" w:author="Administrator" w:date="2019-08-26T17:06:00Z">
        <w:r w:rsidR="007370A4">
          <w:rPr>
            <w:rFonts w:asciiTheme="minorEastAsia" w:eastAsiaTheme="minorEastAsia" w:hAnsiTheme="minorEastAsia" w:hint="eastAsia"/>
          </w:rPr>
          <w:t>run</w:t>
        </w:r>
      </w:ins>
      <w:r w:rsidR="008709BF" w:rsidRPr="00CE33A5">
        <w:t>.</w:t>
      </w:r>
      <w:r w:rsidR="004424AE" w:rsidRPr="00CE33A5">
        <w:t xml:space="preserve"> </w:t>
      </w:r>
    </w:p>
    <w:p w:rsidR="004424AE" w:rsidRPr="00CE33A5" w:rsidRDefault="004424AE" w:rsidP="00D703EA">
      <w:pPr>
        <w:ind w:firstLine="360"/>
      </w:pPr>
      <w:del w:id="101" w:author="Administrator" w:date="2019-08-26T17:21:00Z">
        <w:r w:rsidRPr="00CE33A5" w:rsidDel="00E5484A">
          <w:delText>In</w:delText>
        </w:r>
        <w:r w:rsidR="004D58EF" w:rsidRPr="00CE33A5" w:rsidDel="00E5484A">
          <w:delText xml:space="preserve"> th</w:delText>
        </w:r>
      </w:del>
      <w:del w:id="102" w:author="Administrator" w:date="2019-08-26T17:07:00Z">
        <w:r w:rsidR="004D58EF" w:rsidRPr="00CE33A5" w:rsidDel="007370A4">
          <w:rPr>
            <w:rFonts w:asciiTheme="minorEastAsia" w:eastAsiaTheme="minorEastAsia" w:hAnsiTheme="minorEastAsia" w:hint="eastAsia"/>
          </w:rPr>
          <w:delText>e</w:delText>
        </w:r>
      </w:del>
      <w:del w:id="103" w:author="Administrator" w:date="2019-08-26T17:21:00Z">
        <w:r w:rsidR="004D58EF" w:rsidRPr="00CE33A5" w:rsidDel="00E5484A">
          <w:delText xml:space="preserve"> paper, </w:delText>
        </w:r>
      </w:del>
      <w:r w:rsidR="008665F5" w:rsidRPr="00CE33A5">
        <w:t>a</w:t>
      </w:r>
      <w:del w:id="104" w:author="Administrator" w:date="2019-08-26T17:07:00Z">
        <w:r w:rsidR="008665F5" w:rsidRPr="00CE33A5" w:rsidDel="007370A4">
          <w:delText xml:space="preserve"> rotating</w:delText>
        </w:r>
      </w:del>
      <w:r w:rsidR="00A5766C" w:rsidRPr="00CE33A5">
        <w:t xml:space="preserve"> double-sided deposition device, </w:t>
      </w:r>
      <w:r w:rsidR="003F4061">
        <w:t>which contained</w:t>
      </w:r>
      <w:r w:rsidR="008665F5" w:rsidRPr="00CE33A5">
        <w:t xml:space="preserve"> a planetary turntable </w:t>
      </w:r>
      <w:ins w:id="105" w:author="Administrator" w:date="2019-08-26T17:07:00Z">
        <w:r w:rsidR="007370A4" w:rsidRPr="00CE33A5">
          <w:t xml:space="preserve">rotating </w:t>
        </w:r>
      </w:ins>
      <w:ins w:id="106" w:author="Administrator" w:date="2019-08-26T17:08:00Z">
        <w:r w:rsidR="007370A4">
          <w:rPr>
            <w:rFonts w:asciiTheme="minorEastAsia" w:eastAsiaTheme="minorEastAsia" w:hAnsiTheme="minorEastAsia" w:hint="eastAsia"/>
          </w:rPr>
          <w:t>disk</w:t>
        </w:r>
        <w:r w:rsidR="007370A4">
          <w:t xml:space="preserve"> </w:t>
        </w:r>
      </w:ins>
      <w:r w:rsidR="008665F5" w:rsidRPr="00CE33A5">
        <w:t>for</w:t>
      </w:r>
      <w:ins w:id="107" w:author="Administrator" w:date="2019-08-26T17:08:00Z">
        <w:r w:rsidR="007370A4">
          <w:t xml:space="preserve"> </w:t>
        </w:r>
        <w:r w:rsidR="007370A4">
          <w:rPr>
            <w:rFonts w:asciiTheme="minorEastAsia" w:eastAsiaTheme="minorEastAsia" w:hAnsiTheme="minorEastAsia" w:hint="eastAsia"/>
          </w:rPr>
          <w:t>holding</w:t>
        </w:r>
      </w:ins>
      <w:r w:rsidR="008665F5" w:rsidRPr="00CE33A5">
        <w:t xml:space="preserve"> substrates and a shower</w:t>
      </w:r>
      <w:ins w:id="108" w:author="Administrator" w:date="2019-08-26T17:07:00Z">
        <w:r w:rsidR="007370A4">
          <w:rPr>
            <w:rFonts w:asciiTheme="minorEastAsia" w:eastAsiaTheme="minorEastAsia" w:hAnsiTheme="minorEastAsia" w:hint="eastAsia"/>
          </w:rPr>
          <w:t>head</w:t>
        </w:r>
      </w:ins>
      <w:r w:rsidR="008665F5" w:rsidRPr="00CE33A5">
        <w:t xml:space="preserve"> </w:t>
      </w:r>
      <w:del w:id="109" w:author="Administrator" w:date="2019-08-26T17:08:00Z">
        <w:r w:rsidR="008665F5" w:rsidRPr="00CE33A5" w:rsidDel="007370A4">
          <w:rPr>
            <w:rFonts w:asciiTheme="minorEastAsia" w:eastAsiaTheme="minorEastAsia" w:hAnsiTheme="minorEastAsia" w:hint="eastAsia"/>
          </w:rPr>
          <w:delText>having</w:delText>
        </w:r>
      </w:del>
      <w:ins w:id="110" w:author="Administrator" w:date="2019-08-26T17:08:00Z">
        <w:r w:rsidR="007370A4">
          <w:rPr>
            <w:rFonts w:asciiTheme="minorEastAsia" w:eastAsiaTheme="minorEastAsia" w:hAnsiTheme="minorEastAsia" w:hint="eastAsia"/>
          </w:rPr>
          <w:t>with</w:t>
        </w:r>
      </w:ins>
      <w:r w:rsidR="008665F5" w:rsidRPr="00CE33A5">
        <w:t xml:space="preserve"> two opposite symmetrical </w:t>
      </w:r>
      <w:r w:rsidR="00E84067">
        <w:t xml:space="preserve">narrow </w:t>
      </w:r>
      <w:r w:rsidR="008665F5" w:rsidRPr="00CE33A5">
        <w:t>slits</w:t>
      </w:r>
      <w:r w:rsidR="00A5766C" w:rsidRPr="00CE33A5">
        <w:t>,</w:t>
      </w:r>
      <w:r w:rsidR="008665F5" w:rsidRPr="00CE33A5">
        <w:t xml:space="preserve"> </w:t>
      </w:r>
      <w:r w:rsidR="00C54A4E">
        <w:t>was</w:t>
      </w:r>
      <w:r w:rsidR="008665F5" w:rsidRPr="00CE33A5">
        <w:t xml:space="preserve"> designed to prepare </w:t>
      </w:r>
      <w:del w:id="111" w:author="Administrator" w:date="2019-08-26T17:08:00Z">
        <w:r w:rsidR="00A90C5C" w:rsidRPr="00CE33A5" w:rsidDel="007370A4">
          <w:delText xml:space="preserve">multiply </w:delText>
        </w:r>
      </w:del>
      <w:ins w:id="112" w:author="Administrator" w:date="2019-08-26T17:08:00Z">
        <w:r w:rsidR="007370A4" w:rsidRPr="00CE33A5">
          <w:t>multi</w:t>
        </w:r>
        <w:r w:rsidR="007370A4">
          <w:t>-</w:t>
        </w:r>
      </w:ins>
      <w:r w:rsidR="00A90C5C" w:rsidRPr="00CE33A5">
        <w:t xml:space="preserve">pieces of </w:t>
      </w:r>
      <w:r w:rsidR="00521CE5">
        <w:t xml:space="preserve">double-sided YBCO </w:t>
      </w:r>
      <w:r w:rsidR="007F0C92">
        <w:t>thin films</w:t>
      </w:r>
      <w:r w:rsidR="008665F5" w:rsidRPr="00CE33A5">
        <w:t xml:space="preserve"> simultaneously and efficiently. The </w:t>
      </w:r>
      <w:r w:rsidR="004D58EF" w:rsidRPr="00CE33A5">
        <w:t>planetary turntable</w:t>
      </w:r>
      <w:ins w:id="113" w:author="Administrator" w:date="2019-08-26T17:09:00Z">
        <w:r w:rsidR="007370A4">
          <w:t xml:space="preserve"> disk</w:t>
        </w:r>
      </w:ins>
      <w:r w:rsidR="004D58EF" w:rsidRPr="00CE33A5">
        <w:t xml:space="preserve"> having 12 circumferentially shaped openin</w:t>
      </w:r>
      <w:r w:rsidR="00297175">
        <w:t>gs, in which substrate wafers wer</w:t>
      </w:r>
      <w:r w:rsidR="00017CBA">
        <w:t>e maintained, wa</w:t>
      </w:r>
      <w:r w:rsidR="004D58EF" w:rsidRPr="00CE33A5">
        <w:t>s applied to deposi</w:t>
      </w:r>
      <w:r w:rsidR="008175AE">
        <w:t xml:space="preserve">t YBCO </w:t>
      </w:r>
      <w:r w:rsidR="007F0C92">
        <w:t>thin films</w:t>
      </w:r>
      <w:r w:rsidR="00A5766C" w:rsidRPr="00CE33A5">
        <w:t xml:space="preserve"> on </w:t>
      </w:r>
      <w:r w:rsidR="00CB7B12" w:rsidRPr="00CE33A5">
        <w:t xml:space="preserve">multiply </w:t>
      </w:r>
      <w:r w:rsidR="00A04E60">
        <w:t xml:space="preserve">pieces of </w:t>
      </w:r>
      <w:r w:rsidR="004D58EF" w:rsidRPr="00CE33A5">
        <w:t xml:space="preserve">LaAlO3 substrate wafers. With it, at most 12 pieces of YBCO </w:t>
      </w:r>
      <w:r w:rsidR="007F0C92">
        <w:t xml:space="preserve">thin </w:t>
      </w:r>
      <w:r w:rsidR="00A90D91">
        <w:t>films</w:t>
      </w:r>
      <w:r w:rsidR="004D58EF" w:rsidRPr="00CE33A5">
        <w:t xml:space="preserve"> could be deposit</w:t>
      </w:r>
      <w:r w:rsidR="00595A4D" w:rsidRPr="00CE33A5">
        <w:t>ed</w:t>
      </w:r>
      <w:r w:rsidR="00BC4D2B" w:rsidRPr="00073D2E">
        <w:rPr>
          <w:color w:val="FF0000"/>
          <w:rPrChange w:id="114" w:author="Administrator" w:date="2019-08-26T17:23:00Z">
            <w:rPr/>
          </w:rPrChange>
        </w:rPr>
        <w:t xml:space="preserve"> at one</w:t>
      </w:r>
      <w:r w:rsidR="004D58EF" w:rsidRPr="00073D2E">
        <w:rPr>
          <w:color w:val="FF0000"/>
          <w:rPrChange w:id="115" w:author="Administrator" w:date="2019-08-26T17:23:00Z">
            <w:rPr/>
          </w:rPrChange>
        </w:rPr>
        <w:t xml:space="preserve"> time</w:t>
      </w:r>
      <w:r w:rsidR="004D58EF" w:rsidRPr="00CE33A5">
        <w:t xml:space="preserve">, significantly shortening the </w:t>
      </w:r>
      <w:r w:rsidR="006D20C5" w:rsidRPr="00CE33A5">
        <w:t>preparation progress</w:t>
      </w:r>
      <w:r w:rsidR="006F6DA7" w:rsidRPr="00CE33A5">
        <w:t xml:space="preserve"> of each YBCO </w:t>
      </w:r>
      <w:r w:rsidR="007F0C92">
        <w:t>thin films</w:t>
      </w:r>
      <w:r w:rsidR="004D58EF" w:rsidRPr="00CE33A5">
        <w:t>.</w:t>
      </w:r>
      <w:r w:rsidR="00B25A57" w:rsidRPr="00CE33A5">
        <w:t xml:space="preserve"> </w:t>
      </w:r>
      <w:r w:rsidR="008665F5" w:rsidRPr="00CE33A5">
        <w:t>And the</w:t>
      </w:r>
      <w:r w:rsidR="004D58EF" w:rsidRPr="00CE33A5">
        <w:t xml:space="preserve"> shower </w:t>
      </w:r>
      <w:r w:rsidR="008665F5" w:rsidRPr="00CE33A5">
        <w:t xml:space="preserve">having two opposite symmetrical </w:t>
      </w:r>
      <w:r w:rsidR="00E84067">
        <w:t xml:space="preserve">narrow </w:t>
      </w:r>
      <w:r w:rsidR="008665F5" w:rsidRPr="00CE33A5">
        <w:t>slits</w:t>
      </w:r>
      <w:r w:rsidR="00D10462">
        <w:t xml:space="preserve"> wa</w:t>
      </w:r>
      <w:r w:rsidR="004D58EF" w:rsidRPr="00CE33A5">
        <w:t xml:space="preserve">s used to deposit </w:t>
      </w:r>
      <w:r w:rsidR="000677ED" w:rsidRPr="00CE33A5">
        <w:t xml:space="preserve">YBCO </w:t>
      </w:r>
      <w:r w:rsidR="007F0C92">
        <w:t>thin films</w:t>
      </w:r>
      <w:r w:rsidR="008665F5" w:rsidRPr="00CE33A5">
        <w:t xml:space="preserve"> on both sides of a </w:t>
      </w:r>
      <w:r w:rsidR="009F291E">
        <w:t>LAO wafer</w:t>
      </w:r>
      <w:r w:rsidR="004D58EF" w:rsidRPr="00CE33A5">
        <w:t xml:space="preserve"> simultaneously.</w:t>
      </w:r>
      <w:r w:rsidR="005709D8" w:rsidRPr="00CE33A5">
        <w:t xml:space="preserve"> In this way, the efficient preparation of MOCVD</w:t>
      </w:r>
      <w:r w:rsidR="00EC0C5F">
        <w:t xml:space="preserve">-derived double-sided YBCO </w:t>
      </w:r>
      <w:r w:rsidR="007F0C92">
        <w:t>thin films</w:t>
      </w:r>
      <w:r w:rsidR="005709D8" w:rsidRPr="00CE33A5">
        <w:t xml:space="preserve"> </w:t>
      </w:r>
      <w:r w:rsidR="00246860">
        <w:t>was</w:t>
      </w:r>
      <w:r w:rsidR="005709D8" w:rsidRPr="00CE33A5">
        <w:t xml:space="preserve"> realized.</w:t>
      </w:r>
    </w:p>
    <w:p w:rsidR="00906BDF" w:rsidRP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FB29A8" w:rsidRPr="00CE33A5" w:rsidRDefault="003F33AB" w:rsidP="00D703EA">
      <w:pPr>
        <w:ind w:firstLine="360"/>
      </w:pPr>
      <w:r w:rsidRPr="00CE33A5">
        <w:t xml:space="preserve">In our experiment, </w:t>
      </w:r>
      <w:r w:rsidR="00114819" w:rsidRPr="00CE33A5">
        <w:t xml:space="preserve">2-in </w:t>
      </w:r>
      <w:r w:rsidRPr="00CE33A5">
        <w:t>LaAlO3 (LAO)</w:t>
      </w:r>
      <w:r w:rsidR="00114819" w:rsidRPr="00CE33A5">
        <w:t xml:space="preserve"> single crystal wafers </w:t>
      </w:r>
      <w:r w:rsidR="00B039A7" w:rsidRPr="00CE33A5">
        <w:t>wer</w:t>
      </w:r>
      <w:r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A90D91">
        <w:t>films</w:t>
      </w:r>
      <w:r w:rsidRPr="00CE33A5">
        <w:t xml:space="preserve">. Before depositing </w:t>
      </w:r>
      <w:r w:rsidR="007F0C92">
        <w:t xml:space="preserve">thin </w:t>
      </w:r>
      <w:r w:rsidR="00A90D91">
        <w:t>films</w:t>
      </w:r>
      <w:r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1D437D" w:rsidRPr="00062358">
        <w:rPr>
          <w:rFonts w:hint="eastAsia"/>
        </w:rPr>
        <w:t>℃</w:t>
      </w:r>
      <w:r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1D437D" w:rsidRPr="00062358">
        <w:rPr>
          <w:rFonts w:hint="eastAsia"/>
        </w:rPr>
        <w:t>℃</w:t>
      </w:r>
      <w:r w:rsidRPr="00CE33A5">
        <w:t xml:space="preserve">. Meanwhile, </w:t>
      </w:r>
      <w:r w:rsidR="00757487" w:rsidRPr="00CE33A5">
        <w:t>Y(</w:t>
      </w:r>
      <w:proofErr w:type="spellStart"/>
      <w:r w:rsidR="00757487" w:rsidRPr="00CE33A5">
        <w:t>tmhd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757487" w:rsidRPr="00CE33A5">
        <w:t>, Ba(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·(1,10-heptanedionate), Cu(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5D7AFA">
        <w:t xml:space="preserve">where ‘thmd’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T</w:t>
      </w:r>
      <w:r w:rsidR="00AC7DDC" w:rsidRPr="00CE33A5">
        <w:t xml:space="preserve">he </w:t>
      </w:r>
      <w:r w:rsidR="000C0662">
        <w:t>pre-</w:t>
      </w:r>
      <w:r w:rsidR="00AC7DDC" w:rsidRPr="00CE33A5">
        <w:t xml:space="preserve">preparation for </w:t>
      </w:r>
      <w:r w:rsidR="00A47498">
        <w:t xml:space="preserve">the </w:t>
      </w:r>
      <w:r w:rsidR="00A47498">
        <w:lastRenderedPageBreak/>
        <w:t xml:space="preserve">deposition of </w:t>
      </w:r>
      <w:r w:rsidR="00C66068">
        <w:t xml:space="preserve">YBCO </w:t>
      </w:r>
      <w:r w:rsidR="007F0C92">
        <w:t>thin films</w:t>
      </w:r>
      <w:r w:rsidR="00865DFF" w:rsidRPr="00CE33A5">
        <w:t xml:space="preserve"> </w:t>
      </w:r>
      <w:r w:rsidR="00961105" w:rsidRPr="00CE33A5">
        <w:t>took</w:t>
      </w:r>
      <w:r w:rsidR="00865DFF" w:rsidRPr="00CE33A5">
        <w:t xml:space="preserve"> about </w:t>
      </w:r>
      <w:r w:rsidR="00FD67AF" w:rsidRPr="00CE33A5">
        <w:t>140 minutes</w:t>
      </w:r>
      <w:r w:rsidR="00865DFF" w:rsidRPr="00CE33A5">
        <w:t>. Figure</w:t>
      </w:r>
      <w:r w:rsidR="00825267">
        <w:t xml:space="preserve"> </w:t>
      </w:r>
      <w:r w:rsidR="00865DFF" w:rsidRPr="00CE33A5">
        <w:t xml:space="preserve">1 shows the schematic diagram of </w:t>
      </w:r>
      <w:r w:rsidR="00256994">
        <w:t>the</w:t>
      </w:r>
      <w:r w:rsidR="00256994" w:rsidRPr="00256994">
        <w:t xml:space="preserve"> rotating double-sided deposition device</w:t>
      </w:r>
      <w:r w:rsidR="005A2536">
        <w:t xml:space="preserve"> for the </w:t>
      </w:r>
      <w:r w:rsidR="00466B00">
        <w:t xml:space="preserve">efficient preparation of double-sided </w:t>
      </w:r>
      <w:r w:rsidR="00FD6730">
        <w:t xml:space="preserve">YBCO </w:t>
      </w:r>
      <w:r w:rsidR="007F0C92">
        <w:t>thin films</w:t>
      </w:r>
      <w:r w:rsidR="00865DFF" w:rsidRPr="00CE33A5">
        <w:t>. As is shown in figure</w:t>
      </w:r>
      <w:r w:rsidR="00825267">
        <w:t xml:space="preserve"> </w:t>
      </w:r>
      <w:r w:rsidR="00865DFF" w:rsidRPr="00CE33A5">
        <w:t>1(a), the planetary turntable has 12 circumferentially shaped openings</w:t>
      </w:r>
      <w:r w:rsidR="00063DAC" w:rsidRPr="00CE33A5">
        <w:t xml:space="preserve"> which are used to place the LAO wafers</w:t>
      </w:r>
      <w:r w:rsidR="00AD25CE">
        <w:t>. The diameter of the openings wa</w:t>
      </w:r>
      <w:r w:rsidR="00063DAC" w:rsidRPr="00CE33A5">
        <w:t xml:space="preserve">s a little bigger </w:t>
      </w:r>
      <w:r w:rsidR="00C43792">
        <w:t xml:space="preserve">than </w:t>
      </w:r>
      <w:r w:rsidR="006933C8" w:rsidRPr="00CE33A5">
        <w:t>2 inches (the diameter of LAO substrates). Upon rotation of the substrate turntable, the substrates self-rotate</w:t>
      </w:r>
      <w:r w:rsidR="00480DF9">
        <w:t>d</w:t>
      </w:r>
      <w:r w:rsidR="006933C8" w:rsidRPr="00CE33A5">
        <w:t xml:space="preserve"> within each opening due to the force of friction between the substrates and the openings.</w:t>
      </w:r>
      <w:r w:rsidR="00FF2D9F" w:rsidRPr="00CE33A5">
        <w:t xml:space="preserve"> </w:t>
      </w:r>
      <w:r w:rsidR="00DB4E47" w:rsidRPr="00CE33A5">
        <w:t xml:space="preserve">This will significantly reduce the </w:t>
      </w:r>
      <w:r w:rsidR="00CC13BC">
        <w:t xml:space="preserve">variation of </w:t>
      </w:r>
      <w:r w:rsidR="00DB4E47" w:rsidRPr="00CE33A5">
        <w:t xml:space="preserve">thickness in the plane. </w:t>
      </w:r>
      <w:r w:rsidR="00A25FB4" w:rsidRPr="00CE33A5">
        <w:t>In f</w:t>
      </w:r>
      <w:r w:rsidR="00FF2D9F" w:rsidRPr="00CE33A5">
        <w:t>igure</w:t>
      </w:r>
      <w:r w:rsidR="00825267">
        <w:t xml:space="preserve"> </w:t>
      </w:r>
      <w:r w:rsidR="00FF2D9F" w:rsidRPr="00CE33A5">
        <w:t>1(b)</w:t>
      </w:r>
      <w:r w:rsidR="00A25FB4" w:rsidRPr="00CE33A5">
        <w:t>, a</w:t>
      </w:r>
      <w:r w:rsidR="00FF2D9F" w:rsidRPr="00CE33A5">
        <w:t xml:space="preserve"> shower having two opposite symmetrical </w:t>
      </w:r>
      <w:r w:rsidR="007C0E8C">
        <w:t xml:space="preserve">narrow </w:t>
      </w:r>
      <w:r w:rsidR="00FF2D9F" w:rsidRPr="00CE33A5">
        <w:t>slits</w:t>
      </w:r>
      <w:r w:rsidR="00561FF2">
        <w:t xml:space="preserve"> wa</w:t>
      </w:r>
      <w:r w:rsidR="00A25FB4" w:rsidRPr="00CE33A5">
        <w:t xml:space="preserve">s </w:t>
      </w:r>
      <w:r w:rsidR="00010C67" w:rsidRPr="00CE33A5">
        <w:t>designed</w:t>
      </w:r>
      <w:r w:rsidR="00A25FB4" w:rsidRPr="00CE33A5">
        <w:t xml:space="preserve"> to</w:t>
      </w:r>
      <w:r w:rsidR="00A53D20">
        <w:t xml:space="preserve"> deposit </w:t>
      </w:r>
      <w:r w:rsidR="003842F7">
        <w:t>double-sided</w:t>
      </w:r>
      <w:r w:rsidR="00105171">
        <w:t xml:space="preserve"> </w:t>
      </w:r>
      <w:r w:rsidR="00A53D20">
        <w:t xml:space="preserve">YBCO </w:t>
      </w:r>
      <w:r w:rsidR="007F0C92">
        <w:t>thin films</w:t>
      </w:r>
      <w:r w:rsidR="00A25FB4" w:rsidRPr="00CE33A5">
        <w:t xml:space="preserve"> simultaneously</w:t>
      </w:r>
      <w:r w:rsidR="00FF2D9F" w:rsidRPr="00CE33A5">
        <w:t>. The position relationship of the planetary turntable and the shower is shown in figure</w:t>
      </w:r>
      <w:r w:rsidR="00825267">
        <w:t xml:space="preserve"> </w:t>
      </w:r>
      <w:r w:rsidR="00FF2D9F" w:rsidRPr="00CE33A5">
        <w:t>1(c).</w:t>
      </w:r>
      <w:r w:rsidR="00A31FE6" w:rsidRPr="00CE33A5">
        <w:t xml:space="preserve"> 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to from vapor in the evaporator. Then the vapor was mixed up with the nitrous oxide, oxygen, a</w:t>
      </w:r>
      <w:r w:rsidR="00921A83" w:rsidRPr="00CE33A5">
        <w:t xml:space="preserve">rgon in a proper gas flow ratio, and was transferred into the depositing area from the two </w:t>
      </w:r>
      <w:r w:rsidR="00E84067">
        <w:t xml:space="preserve">narrow </w:t>
      </w:r>
      <w:r w:rsidR="00921A83" w:rsidRPr="00CE33A5">
        <w:t>slits.</w:t>
      </w:r>
      <w:r w:rsidR="0096152B" w:rsidRPr="00CE33A5">
        <w:t xml:space="preserve"> Along with the rotation of the plan</w:t>
      </w:r>
      <w:r w:rsidR="00F90B03" w:rsidRPr="00CE33A5">
        <w:t>etary turn</w:t>
      </w:r>
      <w:r w:rsidR="0096152B" w:rsidRPr="00CE33A5">
        <w:t xml:space="preserve">table, YBCO </w:t>
      </w:r>
      <w:r w:rsidR="007F0C92">
        <w:t xml:space="preserve">thin </w:t>
      </w:r>
      <w:r w:rsidR="00A90D91">
        <w:t>films</w:t>
      </w:r>
      <w:r w:rsidR="00F90B03" w:rsidRPr="00CE33A5">
        <w:t xml:space="preserve"> </w:t>
      </w:r>
      <w:r w:rsidR="00B039A7" w:rsidRPr="00CE33A5">
        <w:t>was</w:t>
      </w:r>
      <w:r w:rsidR="00F90B03" w:rsidRPr="00CE33A5">
        <w:t xml:space="preserve"> deposited on both side of every</w:t>
      </w:r>
      <w:r w:rsidR="0096152B" w:rsidRPr="00CE33A5">
        <w:t xml:space="preserve"> </w:t>
      </w:r>
      <w:r w:rsidR="008E2809">
        <w:t>LAO wafer</w:t>
      </w:r>
      <w:r w:rsidR="00F90B03" w:rsidRPr="00CE33A5">
        <w:t xml:space="preserve"> uniformly.</w:t>
      </w:r>
      <w:r w:rsidR="00FB29A8" w:rsidRPr="00CE33A5">
        <w:t xml:space="preserve"> In order to obtain 500 nm thick YBCO double-sided </w:t>
      </w:r>
      <w:r w:rsidR="007F0C92">
        <w:t xml:space="preserve">thin </w:t>
      </w:r>
      <w:r w:rsidR="00A90D91">
        <w:t>films</w:t>
      </w:r>
      <w:r w:rsidR="00FB29A8" w:rsidRPr="00CE33A5">
        <w:t xml:space="preserve">, the deposition </w:t>
      </w:r>
      <w:r w:rsidR="00B039A7" w:rsidRPr="00CE33A5">
        <w:t>was</w:t>
      </w:r>
      <w:r w:rsidR="00FB29A8" w:rsidRPr="00CE33A5">
        <w:t xml:space="preserve"> </w:t>
      </w:r>
      <w:r w:rsidR="0054194F" w:rsidRPr="00CE33A5">
        <w:t>set for</w:t>
      </w:r>
      <w:r w:rsidR="00961105" w:rsidRPr="00CE33A5">
        <w:t xml:space="preserve"> </w:t>
      </w:r>
      <w:r w:rsidR="00FB29A8" w:rsidRPr="00CE33A5">
        <w:t>75 minutes. Next, the temperat</w:t>
      </w:r>
      <w:r w:rsidR="00B039A7" w:rsidRPr="00CE33A5">
        <w:t>ure of the deposition chamber was</w:t>
      </w:r>
      <w:r w:rsidR="00FB29A8" w:rsidRPr="00CE33A5">
        <w:t xml:space="preserve"> reduced</w:t>
      </w:r>
      <w:r w:rsidR="0019210A" w:rsidRPr="00CE33A5">
        <w:t xml:space="preserve"> to 500</w:t>
      </w:r>
      <w:r w:rsidR="00D44402" w:rsidRPr="00062358">
        <w:rPr>
          <w:rFonts w:hint="eastAsia"/>
        </w:rPr>
        <w:t>℃</w:t>
      </w:r>
      <w:r w:rsidR="00FB29A8" w:rsidRPr="00CE33A5">
        <w:t xml:space="preserve"> 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A90D91">
        <w:t>films</w:t>
      </w:r>
      <w:r w:rsidR="00B039A7" w:rsidRPr="00CE33A5">
        <w:t xml:space="preserve"> wer</w:t>
      </w:r>
      <w:r w:rsidR="0019210A" w:rsidRPr="00CE33A5">
        <w:t>e cooled to a temperature below 100</w:t>
      </w:r>
      <w:r w:rsidR="0019210A" w:rsidRPr="00062358">
        <w:rPr>
          <w:rFonts w:hint="eastAsia"/>
        </w:rPr>
        <w:t>℃</w:t>
      </w:r>
      <w:r w:rsidR="0019210A" w:rsidRPr="00CE33A5">
        <w:t xml:space="preserve"> slowly. </w:t>
      </w:r>
      <w:r w:rsidR="0096098C" w:rsidRPr="00CE33A5">
        <w:t>On a</w:t>
      </w:r>
      <w:r w:rsidR="00F01F9A" w:rsidRPr="00CE33A5">
        <w:t>verage</w:t>
      </w:r>
      <w:r w:rsidR="00835200" w:rsidRPr="00CE33A5">
        <w:t xml:space="preserve">, </w:t>
      </w:r>
      <w:r w:rsidR="00FD67AF" w:rsidRPr="00CE33A5">
        <w:t>the po</w:t>
      </w:r>
      <w:r w:rsidR="00961105" w:rsidRPr="00CE33A5">
        <w:t>st processing took</w:t>
      </w:r>
      <w:r w:rsidR="001B1299" w:rsidRPr="00CE33A5">
        <w:t xml:space="preserve"> about 60</w:t>
      </w:r>
      <w:r w:rsidR="00FD67AF" w:rsidRPr="00CE33A5">
        <w:t xml:space="preserve"> minutes</w:t>
      </w:r>
      <w:r w:rsidR="00835200" w:rsidRPr="00CE33A5">
        <w:t>.</w:t>
      </w:r>
    </w:p>
    <w:p w:rsidR="0087723B" w:rsidRPr="00CE33A5" w:rsidRDefault="00B039A7" w:rsidP="00D703EA">
      <w:pPr>
        <w:ind w:firstLine="360"/>
      </w:pPr>
      <w:r w:rsidRPr="00CE33A5">
        <w:tab/>
        <w:t xml:space="preserve">The thickness of YBCO </w:t>
      </w:r>
      <w:r w:rsidR="007F0C92">
        <w:t>thin films</w:t>
      </w:r>
      <w:r w:rsidRPr="00CE33A5">
        <w:t xml:space="preserve"> was measured by a step profiler (</w:t>
      </w:r>
      <w:proofErr w:type="spellStart"/>
      <w:r w:rsidRPr="00CE33A5">
        <w:t>Veeco</w:t>
      </w:r>
      <w:proofErr w:type="spellEnd"/>
      <w:r w:rsidRPr="00CE33A5">
        <w:t xml:space="preserve"> </w:t>
      </w:r>
      <w:proofErr w:type="spellStart"/>
      <w:r w:rsidRPr="00CE33A5">
        <w:t>Dektak</w:t>
      </w:r>
      <w:proofErr w:type="spellEnd"/>
      <w:r w:rsidRPr="00CE33A5">
        <w:t xml:space="preserve"> 150). The critical current density (Jc)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proofErr w:type="spellStart"/>
      <w:r w:rsidR="00C2006B" w:rsidRPr="00CE33A5">
        <w:t>Leizig</w:t>
      </w:r>
      <w:proofErr w:type="spellEnd"/>
      <w:r w:rsidR="00C2006B" w:rsidRPr="00CE33A5">
        <w:t xml:space="preserve"> </w:t>
      </w:r>
      <w:proofErr w:type="spellStart"/>
      <w:r w:rsidR="00C2006B" w:rsidRPr="00CE33A5">
        <w:t>Jc</w:t>
      </w:r>
      <w:proofErr w:type="spellEnd"/>
      <w:r w:rsidR="00C2006B" w:rsidRPr="00CE33A5">
        <w:t>-scan system and the</w:t>
      </w:r>
      <w:r w:rsidRPr="00CE33A5">
        <w:t xml:space="preserve"> microware surface resistant</w:t>
      </w:r>
      <w:r w:rsidR="00C2006B" w:rsidRPr="00CE33A5">
        <w:t xml:space="preserve"> was measured </w:t>
      </w:r>
      <w:r w:rsidR="00C61FE9" w:rsidRPr="00CE33A5">
        <w:t>through</w:t>
      </w:r>
      <w:r w:rsidR="00744CBB">
        <w:t xml:space="preserve"> the s</w:t>
      </w:r>
      <w:r w:rsidR="007F2D2D" w:rsidRPr="00CE33A5">
        <w:t xml:space="preserve">apphire resonance.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>) with θ-2θ scan</w:t>
      </w:r>
      <w:r w:rsidR="00364CFA" w:rsidRPr="00CE33A5">
        <w:t xml:space="preserve"> for crystal phase and orientation</w:t>
      </w:r>
      <w:r w:rsidR="006B7DC4">
        <w:t xml:space="preserve"> and</w:t>
      </w:r>
      <w:r w:rsidR="00364CFA" w:rsidRPr="00CE33A5">
        <w:t xml:space="preserve"> </w:t>
      </w:r>
      <w:r w:rsidR="007F2D2D" w:rsidRPr="00CE33A5">
        <w:t>ω-scan</w:t>
      </w:r>
      <w:r w:rsidR="00364CFA" w:rsidRPr="00CE33A5">
        <w:t xml:space="preserve"> for out-of-plane orientation</w:t>
      </w:r>
      <w:r w:rsidR="00CB7AF9" w:rsidRPr="00CE33A5">
        <w:t xml:space="preserve"> The surface morphology was characterized by a scanning electronic (SEM, JEOL7500F). The composition was characterized by an energy dispersive spectrometer (EDS, Oxford INCA).</w:t>
      </w:r>
    </w:p>
    <w:p w:rsidR="00F97A81" w:rsidRPr="007C116C" w:rsidRDefault="003F3AE7" w:rsidP="007C116C">
      <w:pPr>
        <w:pStyle w:val="2"/>
      </w:pPr>
      <w:r w:rsidRPr="00CE33A5">
        <w:lastRenderedPageBreak/>
        <w:t>3.</w:t>
      </w:r>
      <w:r w:rsidR="0087723B" w:rsidRPr="00CE33A5">
        <w:t>Results and discussion</w:t>
      </w:r>
    </w:p>
    <w:p w:rsidR="003F3AE7" w:rsidRPr="00CE33A5" w:rsidRDefault="003F3AE7" w:rsidP="007C116C">
      <w:pPr>
        <w:pStyle w:val="3"/>
      </w:pPr>
      <w:r w:rsidRPr="00CE33A5">
        <w:t xml:space="preserve">3.1 The average preparation rate of double-sided YBCO </w:t>
      </w:r>
      <w:r w:rsidR="007F0C92">
        <w:t>thin films</w:t>
      </w:r>
      <w:r w:rsidRPr="00CE33A5">
        <w:t xml:space="preserve"> on LAO substrates</w:t>
      </w:r>
    </w:p>
    <w:p w:rsidR="0030461B" w:rsidRDefault="001C6DE8" w:rsidP="0030461B">
      <w:pPr>
        <w:ind w:firstLine="360"/>
        <w:rPr>
          <w:rFonts w:ascii="Cambria" w:hAnsi="Cambria"/>
          <w:i/>
        </w:rPr>
      </w:pPr>
      <w:r w:rsidRPr="00CE33A5">
        <w:t xml:space="preserve">Due to the planetary turntable having 12 openings for substrates and the shower having two opposite symmetrical </w:t>
      </w:r>
      <w:r w:rsidR="00E84067">
        <w:t xml:space="preserve">narrow </w:t>
      </w:r>
      <w:r w:rsidRPr="00CE33A5">
        <w:t xml:space="preserve">slits, up to 12 pieces of </w:t>
      </w:r>
      <w:r w:rsidR="00CC7CA2">
        <w:t xml:space="preserve">2-in </w:t>
      </w:r>
      <w:r w:rsidRPr="00CE33A5">
        <w:t xml:space="preserve">double-sided YBCO </w:t>
      </w:r>
      <w:r w:rsidR="007F0C92">
        <w:t xml:space="preserve">thin </w:t>
      </w:r>
      <w:r w:rsidR="00A90D91">
        <w:t>films</w:t>
      </w:r>
      <w:r w:rsidRPr="00CE33A5">
        <w:t xml:space="preserve"> can be prepared in a single experiment. Thus, the average preparation </w:t>
      </w:r>
      <w:r w:rsidR="00E06D85">
        <w:t>time</w:t>
      </w:r>
      <w:r w:rsidRPr="00CE33A5">
        <w:t xml:space="preserve"> of pre piece of double-sided YBCO </w:t>
      </w:r>
      <w:r w:rsidR="007F0C92">
        <w:t>thin films</w:t>
      </w:r>
      <w:r w:rsidRPr="00CE33A5">
        <w:t xml:space="preserve"> (</w:t>
      </w:r>
      <w:r w:rsidR="00CC7CA2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CC7CA2" w:rsidRPr="00732002">
              <w:rPr>
                <w:rFonts w:ascii="Cambria" w:hAnsi="Cambria"/>
                <w:i/>
              </w:rPr>
              <w:t>——</w:t>
            </w:r>
          </w:rt>
          <w:rubyBase>
            <w:r w:rsidR="00CC7CA2" w:rsidRPr="00732002">
              <w:rPr>
                <w:rFonts w:ascii="Cambria" w:hAnsi="Cambria"/>
                <w:i/>
              </w:rPr>
              <w:t>R</w:t>
            </w:r>
          </w:rubyBase>
        </w:ruby>
      </w:r>
      <w:r w:rsidR="00732002" w:rsidRPr="0030461B">
        <w:rPr>
          <w:rFonts w:ascii="Cambria" w:eastAsiaTheme="minorEastAsia" w:hAnsi="Cambria"/>
          <w:i/>
          <w:vertAlign w:val="subscript"/>
        </w:rPr>
        <w:t>pr</w:t>
      </w:r>
      <w:r w:rsidR="00732002" w:rsidRPr="0030461B">
        <w:rPr>
          <w:rFonts w:ascii="Cambria" w:eastAsiaTheme="minorEastAsia" w:hAnsi="Cambria"/>
          <w:vertAlign w:val="subscript"/>
        </w:rPr>
        <w:t>e</w:t>
      </w:r>
      <w:r w:rsidR="002279A8">
        <w:t>) can</w:t>
      </w:r>
      <w:r w:rsidRPr="00CE33A5">
        <w:t xml:space="preserve"> be calculated by the formula: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0542F4">
      <w:pPr>
        <w:tabs>
          <w:tab w:val="right" w:pos="2552"/>
          <w:tab w:val="right" w:pos="4660"/>
        </w:tabs>
        <w:ind w:firstLineChars="0" w:firstLine="0"/>
        <w:rPr>
          <w:rFonts w:eastAsiaTheme="minorEastAsia"/>
        </w:rPr>
      </w:pPr>
      <w:r>
        <w:rPr>
          <w:rFonts w:ascii="Cambria" w:hAnsi="Cambria"/>
          <w:i/>
        </w:rPr>
        <w:tab/>
      </w:r>
      <w:r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0461B" w:rsidRPr="00732002">
              <w:rPr>
                <w:rFonts w:ascii="Cambria" w:hAnsi="Cambria"/>
                <w:i/>
              </w:rPr>
              <w:t>——</w:t>
            </w:r>
          </w:rt>
          <w:rubyBase>
            <w:r w:rsidR="0030461B" w:rsidRPr="00732002">
              <w:rPr>
                <w:rFonts w:ascii="Cambria" w:hAnsi="Cambria"/>
                <w:i/>
              </w:rPr>
              <w:t>R</w:t>
            </w:r>
          </w:rubyBase>
        </w:ruby>
      </w:r>
      <w:r w:rsidRPr="0030461B">
        <w:rPr>
          <w:rFonts w:ascii="Cambria" w:eastAsiaTheme="minorEastAsia" w:hAnsi="Cambria"/>
          <w:i/>
          <w:vertAlign w:val="subscript"/>
        </w:rPr>
        <w:t>pr</w:t>
      </w:r>
      <w:r w:rsidRPr="0030461B">
        <w:rPr>
          <w:rFonts w:ascii="Cambria" w:eastAsiaTheme="minorEastAsia" w:hAnsi="Cambria"/>
          <w:vertAlign w:val="subscript"/>
        </w:rPr>
        <w:t>e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/>
                <w:vertAlign w:val="subscript"/>
              </w:rPr>
              <m:t>12</m:t>
            </m:r>
          </m:den>
        </m:f>
      </m:oMath>
      <w:r w:rsidR="00452F74">
        <w:rPr>
          <w:rFonts w:eastAsiaTheme="minorEastAsia" w:hint="eastAsia"/>
        </w:rPr>
        <w:t xml:space="preserve"> </w:t>
      </w:r>
      <w:r>
        <w:rPr>
          <w:rFonts w:eastAsiaTheme="minorEastAsia"/>
        </w:rPr>
        <w:t>,</w:t>
      </w:r>
      <w:r>
        <w:rPr>
          <w:rFonts w:eastAsiaTheme="minorEastAsia"/>
        </w:rPr>
        <w:tab/>
      </w:r>
      <w:r w:rsidR="00452F74">
        <w:rPr>
          <w:rFonts w:eastAsiaTheme="minorEastAsia"/>
        </w:rPr>
        <w:t>(1)</w:t>
      </w:r>
    </w:p>
    <w:p w:rsidR="00100BA5" w:rsidRPr="00CE33A5" w:rsidRDefault="00ED3661" w:rsidP="007C116C">
      <w:pPr>
        <w:ind w:firstLine="360"/>
      </w:pPr>
      <w:r w:rsidRPr="00CE33A5">
        <w:t xml:space="preserve">Where </w:t>
      </w:r>
      <w:r w:rsidRPr="009A13CD">
        <w:rPr>
          <w:rFonts w:ascii="Cambria" w:hAnsi="Cambria"/>
          <w:i/>
        </w:rPr>
        <w:t>T</w:t>
      </w:r>
      <w:r w:rsidRPr="00CE33A5">
        <w:t xml:space="preserve"> is the total </w:t>
      </w:r>
      <w:r w:rsidR="00621F9A" w:rsidRPr="00CE33A5">
        <w:t>time of a single experiment. It</w:t>
      </w:r>
      <w:r w:rsidRPr="00CE33A5">
        <w:t xml:space="preserve"> could be divided into </w:t>
      </w:r>
      <w:r w:rsidR="003F3AE7" w:rsidRPr="00CE33A5">
        <w:t xml:space="preserve">the </w:t>
      </w:r>
      <w:r w:rsidR="00100BA5" w:rsidRPr="00CE33A5">
        <w:t>pre-</w:t>
      </w:r>
      <w:r w:rsidR="003F3AE7" w:rsidRPr="00CE33A5">
        <w:t>preparation time (</w:t>
      </w:r>
      <w:proofErr w:type="spellStart"/>
      <w:r w:rsidR="00B76D5C" w:rsidRPr="00B76D5C">
        <w:rPr>
          <w:rFonts w:ascii="Cambria" w:hAnsi="Cambria"/>
          <w:i/>
        </w:rPr>
        <w:t>T</w:t>
      </w:r>
      <w:r w:rsidR="003F3AE7" w:rsidRPr="00B76D5C">
        <w:rPr>
          <w:rFonts w:ascii="Cambria" w:hAnsi="Cambria"/>
          <w:i/>
          <w:vertAlign w:val="subscript"/>
        </w:rPr>
        <w:t>pre</w:t>
      </w:r>
      <w:proofErr w:type="spellEnd"/>
      <w:r w:rsidR="003F3AE7" w:rsidRPr="00CE33A5">
        <w:t>),</w:t>
      </w:r>
      <w:r w:rsidR="00B76D5C">
        <w:t xml:space="preserve"> </w:t>
      </w:r>
      <w:r w:rsidR="00B76D5C">
        <w:lastRenderedPageBreak/>
        <w:t>depositing time(</w:t>
      </w:r>
      <w:proofErr w:type="spellStart"/>
      <w:r w:rsidR="00B76D5C" w:rsidRPr="00B76D5C">
        <w:rPr>
          <w:rFonts w:ascii="Cambria" w:hAnsi="Cambria"/>
          <w:i/>
        </w:rPr>
        <w:t>T</w:t>
      </w:r>
      <w:r w:rsidR="00961105" w:rsidRPr="00B76D5C">
        <w:rPr>
          <w:rFonts w:ascii="Cambria" w:hAnsi="Cambria"/>
          <w:i/>
          <w:vertAlign w:val="subscript"/>
        </w:rPr>
        <w:t>d</w:t>
      </w:r>
      <w:r w:rsidR="00100BA5" w:rsidRPr="00B76D5C">
        <w:rPr>
          <w:rFonts w:ascii="Cambria" w:hAnsi="Cambria"/>
          <w:i/>
          <w:vertAlign w:val="subscript"/>
        </w:rPr>
        <w:t>ep</w:t>
      </w:r>
      <w:proofErr w:type="spellEnd"/>
      <w:r w:rsidR="00961105" w:rsidRPr="00CE33A5">
        <w:t>)</w:t>
      </w:r>
      <w:r w:rsidR="003F3AE7" w:rsidRPr="00CE33A5">
        <w:t xml:space="preserve"> </w:t>
      </w:r>
      <w:r w:rsidR="00961105" w:rsidRPr="00CE33A5">
        <w:t>and post processing time</w:t>
      </w:r>
      <w:r w:rsidR="008168F8" w:rsidRPr="00CE33A5">
        <w:t xml:space="preserve"> (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8168F8" w:rsidRPr="00CE33A5">
        <w:t>)</w:t>
      </w:r>
      <w:r w:rsidR="00621F9A" w:rsidRPr="00CE33A5">
        <w:t xml:space="preserve"> as is described in chapter 2.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pre</w:t>
      </w:r>
      <w:proofErr w:type="spellEnd"/>
      <w:r w:rsidR="00621F9A" w:rsidRPr="00CE33A5">
        <w:t xml:space="preserve"> which includes </w:t>
      </w:r>
      <w:r w:rsidR="00B76D5C">
        <w:t xml:space="preserve">the heating of reaction chamber, evaporation chamber and </w:t>
      </w:r>
      <w:r w:rsidR="00621F9A" w:rsidRPr="00CE33A5">
        <w:t>pipe</w:t>
      </w:r>
      <w:r w:rsidR="00B76D5C">
        <w:t>s</w:t>
      </w:r>
      <w:r w:rsidR="00621F9A" w:rsidRPr="00CE33A5">
        <w:t xml:space="preserve"> </w:t>
      </w:r>
      <w:r w:rsidR="00B76D5C">
        <w:t>as well as</w:t>
      </w:r>
      <w:r w:rsidR="00621F9A" w:rsidRPr="00CE33A5">
        <w:t xml:space="preserve"> pre</w:t>
      </w:r>
      <w:r w:rsidR="00150D6E">
        <w:t>p</w:t>
      </w:r>
      <w:r w:rsidR="00A27960">
        <w:t>aration of precursor solution i</w:t>
      </w:r>
      <w:r w:rsidR="00621F9A" w:rsidRPr="00CE33A5">
        <w:t>s</w:t>
      </w:r>
      <w:r w:rsidR="00100BA5" w:rsidRPr="00CE33A5">
        <w:t xml:space="preserve"> </w:t>
      </w:r>
      <w:r w:rsidR="003F3AE7" w:rsidRPr="00CE33A5">
        <w:t>about 140 minutes</w:t>
      </w:r>
      <w:r w:rsidR="00C45670" w:rsidRPr="00CE33A5">
        <w:t xml:space="preserve">.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dep</w:t>
      </w:r>
      <w:proofErr w:type="spellEnd"/>
      <w:r w:rsidR="00A13387" w:rsidRPr="00CE33A5">
        <w:t xml:space="preserve"> depends on the thickness of the required </w:t>
      </w:r>
      <w:r w:rsidR="007F0C92">
        <w:t xml:space="preserve">thin </w:t>
      </w:r>
      <w:r w:rsidR="00A90D91">
        <w:t>films</w:t>
      </w:r>
      <w:r w:rsidR="00A13387" w:rsidRPr="00CE33A5">
        <w:t xml:space="preserve">, such as 75 min for 500 nm thick </w:t>
      </w:r>
      <w:r w:rsidR="007F0C92">
        <w:t xml:space="preserve">thin </w:t>
      </w:r>
      <w:r w:rsidR="00A90D91">
        <w:t>films</w:t>
      </w:r>
      <w:r w:rsidR="00A13387" w:rsidRPr="00CE33A5">
        <w:t>.</w:t>
      </w:r>
      <w:r w:rsidR="00C45670" w:rsidRPr="00CE33A5">
        <w:t xml:space="preserve"> And the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C45670" w:rsidRPr="00CE33A5">
        <w:t xml:space="preserve"> is usually 60min</w:t>
      </w:r>
      <w:r w:rsidR="00100BA5" w:rsidRPr="00CE33A5">
        <w:t>.</w:t>
      </w:r>
      <w:r w:rsidR="00E5105C" w:rsidRPr="00CE33A5">
        <w:t>Then</w:t>
      </w:r>
      <w:r w:rsidR="00C45670" w:rsidRPr="00CE33A5">
        <w:t>,</w:t>
      </w:r>
      <w:r w:rsidR="00100BA5" w:rsidRPr="00CE33A5">
        <w:t xml:space="preserve"> </w:t>
      </w:r>
      <w:r w:rsidR="00C45670" w:rsidRPr="00CE33A5">
        <w:t>t</w:t>
      </w:r>
      <w:r w:rsidR="00B76D5C">
        <w:t xml:space="preserve">he </w:t>
      </w:r>
      <w:r w:rsidR="00B76D5C" w:rsidRPr="009A13CD">
        <w:rPr>
          <w:rFonts w:ascii="Cambria" w:hAnsi="Cambria"/>
          <w:i/>
        </w:rPr>
        <w:t>T</w:t>
      </w:r>
      <w:r w:rsidR="00100BA5" w:rsidRPr="00CE33A5">
        <w:t xml:space="preserve"> can be obtained by the calculation of </w:t>
      </w:r>
      <w:r w:rsidR="002C73D6">
        <w:t xml:space="preserve">the </w:t>
      </w:r>
      <w:r w:rsidR="00100BA5" w:rsidRPr="00CE33A5">
        <w:t>formula:</w:t>
      </w:r>
    </w:p>
    <w:p w:rsidR="00B039A7" w:rsidRPr="00CE33A5" w:rsidRDefault="00001664" w:rsidP="000542F4">
      <w:pPr>
        <w:tabs>
          <w:tab w:val="right" w:pos="2977"/>
          <w:tab w:val="right" w:pos="4660"/>
        </w:tabs>
        <w:ind w:firstLineChars="0" w:firstLine="0"/>
      </w:pPr>
      <w:r>
        <w:rPr>
          <w:rFonts w:ascii="Cambria" w:hAnsi="Cambria"/>
          <w:i/>
        </w:rPr>
        <w:tab/>
      </w:r>
      <w:r w:rsidRPr="009A13CD">
        <w:rPr>
          <w:rFonts w:ascii="Cambria" w:hAnsi="Cambria"/>
          <w:i/>
        </w:rPr>
        <w:t>T</w:t>
      </w:r>
      <w:r w:rsidR="00100BA5" w:rsidRPr="00CE33A5">
        <w:t xml:space="preserve"> =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pre</w:t>
      </w:r>
      <w:proofErr w:type="spellEnd"/>
      <w:r w:rsidR="00100BA5" w:rsidRPr="00CE33A5">
        <w:t xml:space="preserve"> +</w:t>
      </w:r>
      <w:r w:rsidRPr="00001664">
        <w:rPr>
          <w:rFonts w:ascii="Cambria" w:hAnsi="Cambria"/>
          <w:i/>
        </w:rPr>
        <w:t xml:space="preserve">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dep</w:t>
      </w:r>
      <w:proofErr w:type="spellEnd"/>
      <w:r w:rsidR="008168F8" w:rsidRPr="00CE33A5">
        <w:t xml:space="preserve"> </w:t>
      </w:r>
      <w:r w:rsidR="00100BA5" w:rsidRPr="00CE33A5">
        <w:t xml:space="preserve">+ </w:t>
      </w:r>
      <w:proofErr w:type="spellStart"/>
      <w:proofErr w:type="gram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pos</w:t>
      </w:r>
      <w:proofErr w:type="spellEnd"/>
      <w:r>
        <w:t xml:space="preserve"> ,</w:t>
      </w:r>
      <w:proofErr w:type="gramEnd"/>
      <w:r>
        <w:tab/>
        <w:t>(2)</w:t>
      </w:r>
    </w:p>
    <w:p w:rsidR="00D103EC" w:rsidRDefault="00E5105C" w:rsidP="0095566B">
      <w:pPr>
        <w:ind w:firstLine="360"/>
      </w:pPr>
      <w:r w:rsidRPr="00CE33A5">
        <w:t xml:space="preserve">The calculated results </w:t>
      </w:r>
      <w:proofErr w:type="gramStart"/>
      <w:r w:rsidRPr="00CE33A5">
        <w:t>is</w:t>
      </w:r>
      <w:proofErr w:type="gramEnd"/>
      <w:r w:rsidRPr="00CE33A5">
        <w:t xml:space="preserve"> shown in table</w:t>
      </w:r>
      <w:r w:rsidR="000E4338" w:rsidRPr="00CE33A5">
        <w:t xml:space="preserve"> 1.</w:t>
      </w:r>
      <w:r w:rsidR="00A12E63" w:rsidRPr="00CE33A5">
        <w:t xml:space="preserve"> </w:t>
      </w:r>
      <w:r w:rsidR="000E4338" w:rsidRPr="00CE33A5">
        <w:t>Th</w:t>
      </w:r>
      <w:r w:rsidR="003E7483">
        <w:t>us, the average preparation rate (</w:t>
      </w:r>
      <w:r w:rsidR="003E7483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E7483" w:rsidRPr="00732002">
              <w:rPr>
                <w:rFonts w:ascii="Cambria" w:hAnsi="Cambria"/>
                <w:i/>
              </w:rPr>
              <w:t>——</w:t>
            </w:r>
          </w:rt>
          <w:rubyBase>
            <w:r w:rsidR="003E7483" w:rsidRPr="00732002">
              <w:rPr>
                <w:rFonts w:ascii="Cambria" w:hAnsi="Cambria"/>
                <w:i/>
              </w:rPr>
              <w:t>R</w:t>
            </w:r>
          </w:rubyBase>
        </w:ruby>
      </w:r>
      <w:r w:rsidR="003E7483" w:rsidRPr="0030461B">
        <w:rPr>
          <w:rFonts w:ascii="Cambria" w:eastAsiaTheme="minorEastAsia" w:hAnsi="Cambria"/>
          <w:i/>
          <w:vertAlign w:val="subscript"/>
        </w:rPr>
        <w:t>pr</w:t>
      </w:r>
      <w:r w:rsidR="003E7483" w:rsidRPr="0030461B">
        <w:rPr>
          <w:rFonts w:ascii="Cambria" w:eastAsiaTheme="minorEastAsia" w:hAnsi="Cambria"/>
          <w:vertAlign w:val="subscript"/>
        </w:rPr>
        <w:t>e</w:t>
      </w:r>
      <w:r w:rsidR="003E7483">
        <w:t>)</w:t>
      </w:r>
      <w:r w:rsidR="000E4338" w:rsidRPr="00CE33A5">
        <w:t xml:space="preserve"> of pre piece of double-sided 500nm thick YBCO </w:t>
      </w:r>
      <w:r w:rsidR="007F0C92">
        <w:t>thin films</w:t>
      </w:r>
      <w:r w:rsidR="000E4338" w:rsidRPr="00CE33A5">
        <w:t xml:space="preserve">, which is calculated according to the measured results of experiments, is as </w:t>
      </w:r>
      <w:r w:rsidR="003E7483">
        <w:t xml:space="preserve">fast </w:t>
      </w:r>
      <w:r w:rsidR="000E4338" w:rsidRPr="00CE33A5">
        <w:t xml:space="preserve">as </w:t>
      </w:r>
      <w:r w:rsidR="00891C7C">
        <w:t xml:space="preserve">around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</w:p>
    <w:p w:rsidR="001D3AD0" w:rsidRPr="00C25CB7" w:rsidRDefault="001D3AD0" w:rsidP="00D103EC">
      <w:pPr>
        <w:pStyle w:val="2"/>
        <w:rPr>
          <w:rFonts w:eastAsiaTheme="minorEastAsia"/>
        </w:rPr>
        <w:sectPr w:rsidR="001D3AD0" w:rsidRPr="00C25CB7" w:rsidSect="00872BF6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922C5A" w:rsidRPr="00922C5A" w:rsidRDefault="001345A2" w:rsidP="00D103EC">
      <w:pPr>
        <w:pStyle w:val="2"/>
      </w:pPr>
      <w:r w:rsidRPr="00922C5A">
        <w:lastRenderedPageBreak/>
        <w:t xml:space="preserve">Table 1 </w:t>
      </w:r>
    </w:p>
    <w:p w:rsidR="001345A2" w:rsidRPr="00410B71" w:rsidRDefault="001345A2" w:rsidP="00922C5A">
      <w:pPr>
        <w:spacing w:before="0" w:after="0"/>
        <w:ind w:firstLineChars="0" w:firstLine="0"/>
        <w:rPr>
          <w:sz w:val="15"/>
          <w:szCs w:val="15"/>
        </w:rPr>
      </w:pPr>
      <w:r w:rsidRPr="00410B71">
        <w:rPr>
          <w:sz w:val="15"/>
          <w:szCs w:val="15"/>
        </w:rPr>
        <w:t xml:space="preserve">Time consumption and the average preparation time of pre piece of double-sided 500nm thick YBCO </w:t>
      </w:r>
      <w:r w:rsidR="007F0C92">
        <w:rPr>
          <w:sz w:val="15"/>
          <w:szCs w:val="15"/>
        </w:rPr>
        <w:t>thin films</w:t>
      </w:r>
      <w:r w:rsidR="00410B71">
        <w:rPr>
          <w:sz w:val="15"/>
          <w:szCs w:val="15"/>
        </w:rPr>
        <w:t xml:space="preserve"> in a single experiment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64247D" w:rsidRPr="00CE33A5" w:rsidTr="00665207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Pre-preparation time </w:t>
            </w:r>
            <w:r w:rsidR="00922C5A" w:rsidRPr="00410B71">
              <w:rPr>
                <w:sz w:val="15"/>
                <w:szCs w:val="15"/>
              </w:rPr>
              <w:t>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Deposition time for 500 nm thick </w:t>
            </w:r>
            <w:r w:rsidR="007F0C92">
              <w:rPr>
                <w:sz w:val="15"/>
                <w:szCs w:val="15"/>
              </w:rPr>
              <w:t xml:space="preserve">thin </w:t>
            </w:r>
            <w:r w:rsidR="00A90D91">
              <w:rPr>
                <w:sz w:val="15"/>
                <w:szCs w:val="15"/>
              </w:rPr>
              <w:t>films</w:t>
            </w:r>
            <w:r w:rsidR="00922C5A"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A12E63" w:rsidRPr="00410B71" w:rsidRDefault="00A12E63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Post preparation time</w:t>
            </w:r>
            <w:r w:rsidR="00922C5A"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Total time </w:t>
            </w:r>
            <w:r w:rsidR="00A12E63" w:rsidRPr="00410B71">
              <w:rPr>
                <w:sz w:val="15"/>
                <w:szCs w:val="15"/>
              </w:rPr>
              <w:t>in a single experiment</w:t>
            </w:r>
            <w:r w:rsidRPr="00410B71">
              <w:rPr>
                <w:sz w:val="15"/>
                <w:szCs w:val="15"/>
              </w:rPr>
              <w:t xml:space="preserve">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Average preparation rate (min pre piece)</w:t>
            </w:r>
          </w:p>
        </w:tc>
      </w:tr>
      <w:tr w:rsidR="0064247D" w:rsidRPr="00CE33A5" w:rsidTr="00665207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922C5A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322862" w:rsidP="008476A9">
            <w:pPr>
              <w:spacing w:before="0" w:after="0"/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A12E63" w:rsidRPr="00410B71" w:rsidRDefault="00D56A25" w:rsidP="005D6EAB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23</w:t>
            </w:r>
          </w:p>
        </w:tc>
      </w:tr>
    </w:tbl>
    <w:p w:rsidR="00320B3D" w:rsidRDefault="00B737BE" w:rsidP="0043279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5D43626">
            <wp:extent cx="2858400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0D84">
        <w:rPr>
          <w:rFonts w:eastAsiaTheme="minorEastAsia"/>
          <w:noProof/>
        </w:rPr>
        <w:drawing>
          <wp:inline distT="0" distB="0" distL="0" distR="0" wp14:anchorId="67BE2C30">
            <wp:extent cx="1954800" cy="216000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875" w:rsidRPr="00FE5875" w:rsidRDefault="00FE5875" w:rsidP="0043279B">
      <w:pPr>
        <w:tabs>
          <w:tab w:val="center" w:pos="2835"/>
          <w:tab w:val="center" w:pos="723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F179F3" w:rsidRDefault="00D00D84" w:rsidP="00F179F3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70E8AE6">
            <wp:extent cx="3141896" cy="2930354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563" cy="295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2489" w:rsidRPr="00ED6D48" w:rsidRDefault="00ED6D48" w:rsidP="00F179F3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="00932489" w:rsidRPr="00ED6D48">
        <w:rPr>
          <w:rFonts w:eastAsiaTheme="minorEastAsia" w:cs="Arial"/>
        </w:rPr>
        <w:t>c</w:t>
      </w:r>
      <w:r w:rsidR="004A4093">
        <w:rPr>
          <w:rFonts w:eastAsiaTheme="minorEastAsia" w:cs="Arial" w:hint="eastAsia"/>
        </w:rPr>
        <w:t>)</w:t>
      </w:r>
    </w:p>
    <w:p w:rsidR="007D545D" w:rsidRPr="00D00D84" w:rsidRDefault="007D545D" w:rsidP="004F4B8A">
      <w:pPr>
        <w:ind w:firstLineChars="0" w:firstLine="0"/>
        <w:jc w:val="left"/>
        <w:rPr>
          <w:rFonts w:eastAsiaTheme="minorEastAsia"/>
        </w:rPr>
      </w:pPr>
      <w:r w:rsidRPr="007D545D">
        <w:rPr>
          <w:rFonts w:eastAsiaTheme="minorEastAsia"/>
          <w:b/>
        </w:rPr>
        <w:t>Figure 1.</w:t>
      </w:r>
      <w:r w:rsidRPr="009918FE">
        <w:rPr>
          <w:rFonts w:eastAsiaTheme="minorEastAsia"/>
        </w:rPr>
        <w:t xml:space="preserve"> </w:t>
      </w:r>
      <w:r w:rsidR="009918FE" w:rsidRPr="009918FE">
        <w:rPr>
          <w:rFonts w:eastAsiaTheme="minorEastAsia"/>
        </w:rPr>
        <w:t>The rotating double-sided deposition device</w:t>
      </w:r>
      <w:r w:rsidR="009918FE">
        <w:rPr>
          <w:rFonts w:eastAsiaTheme="minorEastAsia"/>
        </w:rPr>
        <w:t>:</w:t>
      </w:r>
      <w:r w:rsidR="009918FE" w:rsidRPr="009918FE">
        <w:rPr>
          <w:rFonts w:eastAsiaTheme="minorEastAsia" w:hint="eastAsia"/>
          <w:b/>
        </w:rPr>
        <w:t xml:space="preserve"> </w:t>
      </w:r>
      <w:r w:rsidR="00B737BE" w:rsidRPr="00D00D84">
        <w:rPr>
          <w:rFonts w:eastAsiaTheme="minorEastAsia" w:hint="eastAsia"/>
        </w:rPr>
        <w:t>(</w:t>
      </w:r>
      <w:r w:rsidR="000901DD">
        <w:rPr>
          <w:rFonts w:eastAsiaTheme="minorEastAsia"/>
        </w:rPr>
        <w:t>a) t</w:t>
      </w:r>
      <w:r w:rsidR="00B737BE" w:rsidRPr="00D00D84">
        <w:rPr>
          <w:rFonts w:eastAsiaTheme="minorEastAsia"/>
        </w:rPr>
        <w:t xml:space="preserve">he planetary turntable; (b) </w:t>
      </w:r>
      <w:r w:rsidR="000901DD">
        <w:rPr>
          <w:rFonts w:eastAsiaTheme="minorEastAsia"/>
        </w:rPr>
        <w:t>t</w:t>
      </w:r>
      <w:r w:rsidR="00B737BE" w:rsidRPr="00D00D84">
        <w:rPr>
          <w:rFonts w:eastAsiaTheme="minorEastAsia"/>
        </w:rPr>
        <w:t xml:space="preserve">he shower having two opposite symmetrical </w:t>
      </w:r>
      <w:r w:rsidR="003A3065">
        <w:rPr>
          <w:rFonts w:eastAsiaTheme="minorEastAsia"/>
        </w:rPr>
        <w:t xml:space="preserve">narrow </w:t>
      </w:r>
      <w:r w:rsidR="00B737BE" w:rsidRPr="00D00D84">
        <w:rPr>
          <w:rFonts w:eastAsiaTheme="minorEastAsia"/>
        </w:rPr>
        <w:t>slits</w:t>
      </w:r>
      <w:r w:rsidR="00D00D84" w:rsidRPr="00D00D84">
        <w:rPr>
          <w:rFonts w:eastAsiaTheme="minorEastAsia"/>
        </w:rPr>
        <w:t>;</w:t>
      </w:r>
      <w:r w:rsidR="00B737BE" w:rsidRPr="00D00D84">
        <w:rPr>
          <w:rFonts w:eastAsiaTheme="minorEastAsia"/>
        </w:rPr>
        <w:t xml:space="preserve"> </w:t>
      </w:r>
      <w:r w:rsidR="00D00D84">
        <w:rPr>
          <w:rFonts w:eastAsiaTheme="minorEastAsia"/>
        </w:rPr>
        <w:t xml:space="preserve">(c) </w:t>
      </w:r>
      <w:r w:rsidR="00083644">
        <w:rPr>
          <w:rFonts w:eastAsiaTheme="minorEastAsia"/>
        </w:rPr>
        <w:t>t</w:t>
      </w:r>
      <w:r w:rsidR="00C54666" w:rsidRPr="00D00D84">
        <w:rPr>
          <w:rFonts w:eastAsiaTheme="minorEastAsia"/>
        </w:rPr>
        <w:t>he</w:t>
      </w:r>
      <w:r w:rsidRPr="00D00D84">
        <w:rPr>
          <w:rFonts w:eastAsiaTheme="minorEastAsia"/>
        </w:rPr>
        <w:t xml:space="preserve"> </w:t>
      </w:r>
      <w:r w:rsidR="00083644">
        <w:rPr>
          <w:rFonts w:eastAsiaTheme="minorEastAsia"/>
        </w:rPr>
        <w:t>position relationship of the planetary and the shower</w:t>
      </w:r>
    </w:p>
    <w:p w:rsidR="00F179F3" w:rsidRPr="009D61E0" w:rsidRDefault="00F179F3" w:rsidP="009D61E0">
      <w:pPr>
        <w:ind w:firstLineChars="0" w:firstLine="0"/>
        <w:rPr>
          <w:rFonts w:eastAsiaTheme="minorEastAsia"/>
        </w:rPr>
        <w:sectPr w:rsidR="00F179F3" w:rsidRPr="009D61E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0D20" w:rsidRDefault="00E443AF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6498D93B">
            <wp:extent cx="1485900" cy="21395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 b="2447"/>
                    <a:stretch/>
                  </pic:blipFill>
                  <pic:spPr bwMode="auto">
                    <a:xfrm>
                      <a:off x="0" y="0"/>
                      <a:ext cx="1558885" cy="22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E80" w:rsidRDefault="00A84E80" w:rsidP="00A84E80">
      <w:pPr>
        <w:spacing w:before="0" w:after="0"/>
        <w:ind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>F</w:t>
      </w:r>
      <w:r>
        <w:rPr>
          <w:rFonts w:eastAsiaTheme="minorEastAsia"/>
          <w:b/>
        </w:rPr>
        <w:t xml:space="preserve">igure 3. </w:t>
      </w:r>
      <w:r w:rsidR="000254F6" w:rsidRPr="000254F6">
        <w:rPr>
          <w:rFonts w:eastAsiaTheme="minorEastAsia"/>
        </w:rPr>
        <w:t xml:space="preserve">The testing positions of </w:t>
      </w:r>
      <w:r w:rsidR="000254F6" w:rsidRPr="000254F6">
        <w:rPr>
          <w:rFonts w:eastAsiaTheme="minorEastAsia" w:hint="eastAsia"/>
        </w:rPr>
        <w:t>2-in</w:t>
      </w:r>
      <w:r w:rsidR="000254F6" w:rsidRPr="000254F6"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</w:p>
    <w:p w:rsidR="006A3F32" w:rsidRDefault="006A3F32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4208232">
            <wp:extent cx="2893665" cy="2152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86" cy="215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4BD0" w:rsidRDefault="006A3F32" w:rsidP="00A428EE">
      <w:pPr>
        <w:spacing w:before="0"/>
        <w:ind w:firstLineChars="0" w:firstLine="0"/>
        <w:jc w:val="left"/>
        <w:rPr>
          <w:rFonts w:eastAsiaTheme="minorEastAsia"/>
        </w:rPr>
        <w:sectPr w:rsidR="008D4BD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9545A6">
        <w:rPr>
          <w:rFonts w:eastAsiaTheme="minorEastAsia" w:hint="eastAsia"/>
          <w:b/>
        </w:rPr>
        <w:t>Figure</w:t>
      </w:r>
      <w:r w:rsidR="007C3651">
        <w:rPr>
          <w:rFonts w:eastAsiaTheme="minorEastAsia"/>
          <w:b/>
        </w:rPr>
        <w:t xml:space="preserve"> </w:t>
      </w:r>
      <w:r w:rsidRPr="009545A6">
        <w:rPr>
          <w:rFonts w:eastAsiaTheme="minorEastAsia"/>
          <w:b/>
        </w:rPr>
        <w:t>4</w:t>
      </w:r>
      <w:r w:rsidR="007A0768" w:rsidRPr="009545A6">
        <w:rPr>
          <w:rFonts w:eastAsiaTheme="minorEastAsia"/>
          <w:b/>
        </w:rPr>
        <w:t>.</w:t>
      </w:r>
      <w:r w:rsidR="007C3651">
        <w:rPr>
          <w:rFonts w:eastAsiaTheme="minorEastAsia"/>
          <w:b/>
        </w:rPr>
        <w:t xml:space="preserve"> </w:t>
      </w:r>
      <w:r w:rsidR="007A0768">
        <w:rPr>
          <w:rFonts w:eastAsiaTheme="minorEastAsia"/>
        </w:rPr>
        <w:t xml:space="preserve">The variation of thickness of double-sided YBCO </w:t>
      </w:r>
      <w:r w:rsidR="007F0C92">
        <w:rPr>
          <w:rFonts w:eastAsiaTheme="minorEastAsia"/>
        </w:rPr>
        <w:t xml:space="preserve">thin </w:t>
      </w:r>
      <w:r w:rsidR="00A90D91">
        <w:rPr>
          <w:rFonts w:eastAsiaTheme="minorEastAsia"/>
        </w:rPr>
        <w:t>films</w:t>
      </w:r>
      <w:r w:rsidR="007A0768">
        <w:rPr>
          <w:rFonts w:eastAsiaTheme="minorEastAsia"/>
        </w:rPr>
        <w:t xml:space="preserve"> along the radius</w:t>
      </w:r>
    </w:p>
    <w:p w:rsidR="007B150F" w:rsidRDefault="007B150F" w:rsidP="00A428EE">
      <w:pPr>
        <w:spacing w:before="0"/>
        <w:ind w:firstLineChars="0" w:firstLine="0"/>
        <w:jc w:val="left"/>
        <w:rPr>
          <w:rFonts w:eastAsiaTheme="minorEastAsia"/>
        </w:rPr>
      </w:pPr>
    </w:p>
    <w:p w:rsidR="007B150F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323801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648075" cy="29282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RD.tif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8" t="1453" r="2685" b="3612"/>
                    <a:stretch/>
                  </pic:blipFill>
                  <pic:spPr bwMode="auto">
                    <a:xfrm>
                      <a:off x="0" y="0"/>
                      <a:ext cx="3690830" cy="296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323801" w:rsidP="00E622C4">
      <w:pPr>
        <w:spacing w:before="0"/>
        <w:ind w:firstLineChars="0" w:firstLine="0"/>
        <w:jc w:val="center"/>
        <w:rPr>
          <w:rFonts w:eastAsiaTheme="minorEastAsia" w:cs="Arial"/>
        </w:rPr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323801">
        <w:rPr>
          <w:rFonts w:eastAsiaTheme="minorEastAsia" w:cs="Arial"/>
          <w:b/>
        </w:rPr>
        <w:t>Figure 5</w:t>
      </w:r>
      <w:r w:rsidR="00DB7392">
        <w:rPr>
          <w:rFonts w:eastAsiaTheme="minorEastAsia" w:cs="Arial"/>
          <w:b/>
        </w:rPr>
        <w:t>.</w:t>
      </w:r>
      <w:r w:rsidRPr="00323801">
        <w:rPr>
          <w:rFonts w:eastAsiaTheme="minorEastAsia" w:cs="Arial"/>
          <w:b/>
        </w:rPr>
        <w:t xml:space="preserve"> </w:t>
      </w:r>
      <w:r w:rsidRPr="00323801">
        <w:rPr>
          <w:rFonts w:eastAsiaTheme="minorEastAsia" w:cs="Arial"/>
        </w:rPr>
        <w:t xml:space="preserve">The XRD </w:t>
      </w:r>
      <w:bookmarkStart w:id="116" w:name="OLE_LINK1"/>
      <w:bookmarkStart w:id="117" w:name="OLE_LINK2"/>
      <w:r w:rsidRPr="00323801">
        <w:rPr>
          <w:rFonts w:eastAsia="等线" w:cs="Arial"/>
        </w:rPr>
        <w:t>θ</w:t>
      </w:r>
      <w:r w:rsidRPr="00323801">
        <w:rPr>
          <w:rFonts w:eastAsiaTheme="minorEastAsia" w:cs="Arial"/>
        </w:rPr>
        <w:t>-2</w:t>
      </w:r>
      <w:r w:rsidRPr="00323801">
        <w:rPr>
          <w:rFonts w:eastAsia="等线" w:cs="Arial"/>
        </w:rPr>
        <w:t>θ</w:t>
      </w:r>
      <w:bookmarkEnd w:id="116"/>
      <w:bookmarkEnd w:id="117"/>
      <w:r w:rsidR="00C06C71">
        <w:rPr>
          <w:rFonts w:eastAsiaTheme="minorEastAsia" w:cs="Arial"/>
        </w:rPr>
        <w:t xml:space="preserve"> scanning</w:t>
      </w:r>
      <w:r w:rsidRPr="00323801">
        <w:rPr>
          <w:rFonts w:eastAsiaTheme="minorEastAsia" w:cs="Arial"/>
        </w:rPr>
        <w:t xml:space="preserve"> patterns of double-sided YBCO </w:t>
      </w:r>
      <w:r w:rsidR="007F0C92">
        <w:rPr>
          <w:rFonts w:eastAsiaTheme="minorEastAsia" w:cs="Arial"/>
        </w:rPr>
        <w:t xml:space="preserve">thin </w:t>
      </w:r>
      <w:r w:rsidR="00A90D91">
        <w:rPr>
          <w:rFonts w:eastAsiaTheme="minorEastAsia" w:cs="Arial"/>
        </w:rPr>
        <w:t>films</w:t>
      </w:r>
      <w:r w:rsidRPr="00323801">
        <w:rPr>
          <w:rFonts w:eastAsiaTheme="minorEastAsia" w:cs="Arial"/>
        </w:rPr>
        <w:t xml:space="preserve"> along the radius</w:t>
      </w:r>
    </w:p>
    <w:p w:rsidR="0025330B" w:rsidRDefault="0025330B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9D78239" wp14:editId="2BAB7111">
            <wp:extent cx="2609850" cy="19406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RD-omega0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2" t="9291" r="11861" b="3967"/>
                    <a:stretch/>
                  </pic:blipFill>
                  <pic:spPr bwMode="auto">
                    <a:xfrm>
                      <a:off x="0" y="0"/>
                      <a:ext cx="2647058" cy="196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200556">
      <w:pPr>
        <w:ind w:firstLineChars="0" w:firstLine="0"/>
        <w:jc w:val="left"/>
        <w:rPr>
          <w:rFonts w:eastAsiaTheme="minorEastAsia"/>
        </w:rPr>
      </w:pPr>
      <w:r w:rsidRPr="00DB7392">
        <w:rPr>
          <w:rFonts w:eastAsiaTheme="minorEastAsia" w:hint="eastAsia"/>
          <w:b/>
        </w:rPr>
        <w:t>F</w:t>
      </w:r>
      <w:r w:rsidRPr="00DB7392">
        <w:rPr>
          <w:rFonts w:eastAsiaTheme="minorEastAsia"/>
          <w:b/>
        </w:rPr>
        <w:t xml:space="preserve">igure 6. </w:t>
      </w:r>
      <w:r w:rsidRPr="00C06C71">
        <w:rPr>
          <w:rFonts w:eastAsiaTheme="minorEastAsia"/>
        </w:rPr>
        <w:t xml:space="preserve">The XRD </w:t>
      </w:r>
      <w:r w:rsidR="00D968C0" w:rsidRPr="00CE33A5">
        <w:t>ω</w:t>
      </w:r>
      <w:r w:rsidRPr="00C06C71">
        <w:rPr>
          <w:rFonts w:eastAsiaTheme="minorEastAsia" w:hint="eastAsia"/>
        </w:rPr>
        <w:t xml:space="preserve"> </w:t>
      </w:r>
      <w:r w:rsidRPr="00C06C71">
        <w:rPr>
          <w:rFonts w:eastAsiaTheme="minorEastAsia"/>
        </w:rPr>
        <w:t>scanning pattern</w:t>
      </w:r>
      <w:r>
        <w:rPr>
          <w:rFonts w:eastAsiaTheme="minorEastAsia"/>
        </w:rPr>
        <w:t>s</w:t>
      </w:r>
      <w:r w:rsidRPr="00C06C71">
        <w:rPr>
          <w:rFonts w:eastAsiaTheme="minorEastAsia"/>
        </w:rPr>
        <w:t xml:space="preserve"> of double-side YBCO </w:t>
      </w:r>
      <w:r w:rsidR="007F0C92">
        <w:rPr>
          <w:rFonts w:eastAsiaTheme="minorEastAsia"/>
        </w:rPr>
        <w:t>thin films</w:t>
      </w:r>
    </w:p>
    <w:p w:rsidR="00655C58" w:rsidRDefault="00655C58" w:rsidP="0025330B">
      <w:pPr>
        <w:ind w:firstLineChars="0" w:firstLine="0"/>
        <w:jc w:val="center"/>
        <w:rPr>
          <w:rFonts w:eastAsiaTheme="minorEastAsia"/>
        </w:rPr>
      </w:pPr>
    </w:p>
    <w:p w:rsidR="008B7C2A" w:rsidRDefault="008B7C2A" w:rsidP="0025330B">
      <w:pPr>
        <w:ind w:firstLineChars="0" w:firstLine="0"/>
        <w:jc w:val="center"/>
        <w:rPr>
          <w:rFonts w:eastAsiaTheme="minorEastAsia"/>
        </w:rPr>
      </w:pPr>
    </w:p>
    <w:p w:rsidR="0025330B" w:rsidRDefault="0025330B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FD68968" wp14:editId="546229C1">
            <wp:extent cx="2957195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(20190618).t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0B" w:rsidRDefault="0025330B" w:rsidP="0025330B">
      <w:pPr>
        <w:ind w:firstLineChars="0" w:firstLine="0"/>
        <w:rPr>
          <w:rFonts w:eastAsiaTheme="minorEastAsia"/>
        </w:rPr>
      </w:pPr>
      <w:r w:rsidRPr="001126B0">
        <w:rPr>
          <w:rFonts w:eastAsiaTheme="minorEastAsia" w:hint="eastAsia"/>
          <w:b/>
        </w:rPr>
        <w:t>F</w:t>
      </w:r>
      <w:r w:rsidRPr="001126B0">
        <w:rPr>
          <w:rFonts w:eastAsiaTheme="minorEastAsia"/>
          <w:b/>
        </w:rPr>
        <w:t xml:space="preserve">igure 7. </w:t>
      </w:r>
      <w:r w:rsidRPr="001F3602">
        <w:rPr>
          <w:rFonts w:eastAsiaTheme="minorEastAsia"/>
        </w:rPr>
        <w:t xml:space="preserve">The SEM images of double sides of the YBCO </w:t>
      </w:r>
      <w:r w:rsidR="007F0C92">
        <w:rPr>
          <w:rFonts w:eastAsiaTheme="minorEastAsia"/>
        </w:rPr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1F3" w:rsidRDefault="000711F3" w:rsidP="000711F3">
      <w:pPr>
        <w:ind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>F</w:t>
      </w:r>
      <w:r>
        <w:rPr>
          <w:rFonts w:eastAsiaTheme="minorEastAsia"/>
          <w:b/>
        </w:rPr>
        <w:t xml:space="preserve">igure 8. </w:t>
      </w:r>
      <w:r w:rsidRPr="000711F3">
        <w:rPr>
          <w:rFonts w:eastAsiaTheme="minorEastAsia"/>
        </w:rPr>
        <w:t xml:space="preserve">Homogeneity of the </w:t>
      </w:r>
      <w:r>
        <w:rPr>
          <w:rFonts w:eastAsiaTheme="minorEastAsia"/>
        </w:rPr>
        <w:t>critical current density (77K,0T)</w:t>
      </w:r>
      <w:r w:rsidR="00B90659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</w:t>
      </w:r>
      <w:r w:rsidR="00B90659">
        <w:rPr>
          <w:rFonts w:eastAsiaTheme="minorEastAsia"/>
        </w:rPr>
        <w:t xml:space="preserve"> piece of</w:t>
      </w:r>
      <w:r>
        <w:rPr>
          <w:rFonts w:eastAsiaTheme="minorEastAsia"/>
        </w:rPr>
        <w:t xml:space="preserve"> 2-in </w:t>
      </w:r>
      <w:r w:rsidR="00B90659">
        <w:rPr>
          <w:rFonts w:eastAsiaTheme="minorEastAsia"/>
        </w:rPr>
        <w:t>dou</w:t>
      </w:r>
      <w:r w:rsidR="00ED1E61">
        <w:rPr>
          <w:rFonts w:eastAsiaTheme="minorEastAsia"/>
        </w:rPr>
        <w:t>b</w:t>
      </w:r>
      <w:r w:rsidR="00B90659">
        <w:rPr>
          <w:rFonts w:eastAsiaTheme="minorEastAsia"/>
        </w:rPr>
        <w:t xml:space="preserve">le-sided </w:t>
      </w:r>
      <w:r>
        <w:rPr>
          <w:rFonts w:eastAsiaTheme="minorEastAsia"/>
        </w:rPr>
        <w:t xml:space="preserve">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</w:t>
      </w:r>
    </w:p>
    <w:p w:rsidR="004411C8" w:rsidRDefault="004411C8" w:rsidP="004411C8">
      <w:pPr>
        <w:ind w:firstLineChars="0" w:firstLine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559E2B2" wp14:editId="345A78F1">
            <wp:extent cx="2834561" cy="20193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49" cy="204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87B" w:rsidRDefault="004411C8" w:rsidP="000711F3">
      <w:pPr>
        <w:ind w:firstLineChars="0" w:firstLine="0"/>
        <w:rPr>
          <w:rFonts w:eastAsiaTheme="minorEastAsia"/>
        </w:rPr>
        <w:sectPr w:rsidR="0064687B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A24B76">
        <w:rPr>
          <w:rFonts w:eastAsiaTheme="minorEastAsia" w:hint="eastAsia"/>
          <w:b/>
        </w:rPr>
        <w:t>F</w:t>
      </w:r>
      <w:r w:rsidRPr="00A24B76">
        <w:rPr>
          <w:rFonts w:eastAsiaTheme="minorEastAsia"/>
          <w:b/>
        </w:rPr>
        <w:t xml:space="preserve">igure 9. </w:t>
      </w:r>
      <w:r w:rsidRPr="003E41FB">
        <w:rPr>
          <w:rFonts w:eastAsiaTheme="minorEastAsia" w:hint="eastAsia"/>
        </w:rPr>
        <w:t>T</w:t>
      </w:r>
      <w:r w:rsidRPr="003E41FB">
        <w:rPr>
          <w:rFonts w:eastAsiaTheme="minorEastAsia"/>
        </w:rPr>
        <w:t>ransformation of</w:t>
      </w:r>
      <w:r>
        <w:rPr>
          <w:rFonts w:eastAsiaTheme="minorEastAsia"/>
          <w:b/>
        </w:rPr>
        <w:t xml:space="preserve"> </w:t>
      </w:r>
      <w:r w:rsidRPr="000711F3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critical current density (77K, </w:t>
      </w:r>
      <w:r>
        <w:rPr>
          <w:rFonts w:eastAsiaTheme="minorEastAsia"/>
        </w:rPr>
        <w:lastRenderedPageBreak/>
        <w:t xml:space="preserve">0T) along the radius on both sides of a 2-in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lastRenderedPageBreak/>
        <w:t>on LAO substrate</w:t>
      </w:r>
    </w:p>
    <w:p w:rsidR="00163636" w:rsidRDefault="004411C8" w:rsidP="004411C8">
      <w:pPr>
        <w:pStyle w:val="2"/>
        <w:rPr>
          <w:rFonts w:cs="Arial"/>
          <w:b w:val="0"/>
          <w:szCs w:val="21"/>
        </w:rPr>
      </w:pPr>
      <w:r w:rsidRPr="004411C8">
        <w:rPr>
          <w:rFonts w:cs="Arial"/>
          <w:b w:val="0"/>
          <w:szCs w:val="21"/>
        </w:rPr>
        <w:lastRenderedPageBreak/>
        <w:t>3.</w:t>
      </w:r>
      <w:r w:rsidRPr="004411C8">
        <w:rPr>
          <w:rFonts w:eastAsiaTheme="minorEastAsia" w:cs="Arial"/>
          <w:b w:val="0"/>
          <w:szCs w:val="21"/>
        </w:rPr>
        <w:t>2</w:t>
      </w:r>
      <w:r w:rsidR="00163636" w:rsidRPr="004411C8">
        <w:rPr>
          <w:rFonts w:cs="Arial"/>
          <w:b w:val="0"/>
          <w:szCs w:val="21"/>
        </w:rPr>
        <w:t xml:space="preserve"> </w:t>
      </w:r>
      <w:r w:rsidRPr="004411C8">
        <w:rPr>
          <w:rFonts w:eastAsiaTheme="minorEastAsia" w:cs="Arial"/>
          <w:b w:val="0"/>
          <w:szCs w:val="21"/>
        </w:rPr>
        <w:t>The</w:t>
      </w:r>
      <w:r w:rsidRPr="004411C8">
        <w:rPr>
          <w:rFonts w:cs="Arial"/>
          <w:b w:val="0"/>
          <w:szCs w:val="21"/>
        </w:rPr>
        <w:t xml:space="preserve"> measurement of the double-sided YBCO </w:t>
      </w:r>
      <w:r w:rsidR="007F0C92">
        <w:rPr>
          <w:rFonts w:cs="Arial"/>
          <w:b w:val="0"/>
          <w:szCs w:val="21"/>
        </w:rPr>
        <w:t>thin films</w:t>
      </w:r>
    </w:p>
    <w:p w:rsidR="004411C8" w:rsidRDefault="004411C8" w:rsidP="004411C8">
      <w:pPr>
        <w:ind w:firstLine="36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thickness of both sides of the 2-in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was measured by </w:t>
      </w:r>
      <w:r w:rsidRPr="00CE33A5">
        <w:t>a step profiler</w:t>
      </w:r>
      <w:r>
        <w:t>.</w:t>
      </w:r>
      <w:r w:rsidRPr="004411C8">
        <w:t xml:space="preserve"> </w:t>
      </w:r>
      <w:r>
        <w:t xml:space="preserve">As is shown in figure 3, on each side, 5 equidistant positions along the radius were selected for thickness measurement in order to test the consistency of double-sided YBCO </w:t>
      </w:r>
      <w:r w:rsidR="007F0C92">
        <w:t>thin films</w:t>
      </w:r>
      <w:r>
        <w:t>. According to the results in figure 4, the average thickness of the two sides are approximately 507.6 nm and 498.8 nm, respectively. Meanwhile, the s</w:t>
      </w:r>
      <w:r w:rsidRPr="004411C8">
        <w:t>tandard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</w:p>
    <w:p w:rsidR="00356FFC" w:rsidRDefault="00356FFC" w:rsidP="004411C8">
      <w:pPr>
        <w:ind w:firstLine="36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measured at different positions along the radius, are shown in figure 5.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3C657A">
        <w:rPr>
          <w:rFonts w:ascii="Times New Roman" w:eastAsia="等线" w:hAnsi="Times New Roman" w:cs="Times New Roman"/>
          <w:i/>
        </w:rPr>
        <w:t>(00l)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3C657A">
        <w:rPr>
          <w:rFonts w:ascii="Times New Roman" w:eastAsia="等线" w:hAnsi="Times New Roman" w:cs="Times New Roman"/>
          <w:i/>
        </w:rPr>
        <w:t>(h00)</w:t>
      </w:r>
      <w:r w:rsidR="003D739A">
        <w:rPr>
          <w:rFonts w:eastAsia="等线" w:cs="Arial"/>
        </w:rPr>
        <w:t xml:space="preserve"> peaks</w:t>
      </w:r>
      <w:r>
        <w:rPr>
          <w:rFonts w:eastAsia="等线" w:cs="Arial"/>
        </w:rPr>
        <w:t xml:space="preserve"> in the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36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CE33A5"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 xml:space="preserve">scan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used to characterize the out-of-plane texture, were performed at the equivalent position of each side. As is shown in figure 6, the full width of half maximum (FWHM) of each side </w:t>
      </w:r>
      <w:r w:rsidR="004C35B4">
        <w:rPr>
          <w:rFonts w:eastAsia="等线" w:cs="Arial"/>
        </w:rPr>
        <w:t>is 0.498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and 0.507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respectively</w:t>
      </w:r>
      <w:r w:rsidR="00B245FC">
        <w:rPr>
          <w:rFonts w:eastAsia="等线" w:cs="Arial"/>
        </w:rPr>
        <w:t xml:space="preserve"> that</w:t>
      </w:r>
      <w:r w:rsidR="004C35B4">
        <w:rPr>
          <w:rFonts w:eastAsia="等线" w:cs="Arial"/>
        </w:rPr>
        <w:t xml:space="preserve"> shows l</w:t>
      </w:r>
      <w:r w:rsidR="00B910E5">
        <w:rPr>
          <w:rFonts w:eastAsia="等线" w:cs="Arial"/>
        </w:rPr>
        <w:t>ittle difference</w:t>
      </w:r>
      <w:r w:rsidR="004C35B4">
        <w:rPr>
          <w:rFonts w:eastAsia="等线" w:cs="Arial"/>
        </w:rPr>
        <w:t xml:space="preserve"> between the two sides.</w:t>
      </w:r>
    </w:p>
    <w:p w:rsidR="00CA5847" w:rsidRPr="00E23D55" w:rsidRDefault="00CA5847" w:rsidP="002D451D">
      <w:pPr>
        <w:ind w:firstLine="360"/>
        <w:rPr>
          <w:rFonts w:eastAsiaTheme="minorEastAsia" w:cs="Arial"/>
        </w:rPr>
      </w:pPr>
      <w:r>
        <w:rPr>
          <w:rFonts w:eastAsia="等线" w:cs="Arial"/>
        </w:rPr>
        <w:t>The SEM was used to characterize the surface morphologies of the equivalent position of each side, as is shown in figure 7. S</w:t>
      </w:r>
      <w:r w:rsidRPr="00CA5847">
        <w:rPr>
          <w:rFonts w:eastAsia="等线" w:cs="Arial"/>
        </w:rPr>
        <w:t>carcely any</w:t>
      </w:r>
      <w:r>
        <w:rPr>
          <w:rFonts w:eastAsia="等线" w:cs="Arial"/>
        </w:rPr>
        <w:t xml:space="preserve"> a-axis-</w:t>
      </w:r>
      <w:r w:rsidR="005929A8">
        <w:rPr>
          <w:rFonts w:eastAsia="等线" w:cs="Arial"/>
        </w:rPr>
        <w:t>oriented YBCO grains can</w:t>
      </w:r>
      <w:r>
        <w:rPr>
          <w:rFonts w:eastAsia="等线" w:cs="Arial"/>
        </w:rPr>
        <w:t xml:space="preserve"> be observed amon</w:t>
      </w:r>
      <w:r w:rsidR="00280836">
        <w:rPr>
          <w:rFonts w:eastAsia="等线" w:cs="Arial"/>
        </w:rPr>
        <w:t>g the SEM images of both</w:t>
      </w:r>
      <w:r w:rsidR="00D05548">
        <w:rPr>
          <w:rFonts w:eastAsia="等线" w:cs="Arial"/>
        </w:rPr>
        <w:t xml:space="preserve"> sides, which i</w:t>
      </w:r>
      <w:r w:rsidR="009C5808">
        <w:rPr>
          <w:rFonts w:eastAsia="等线" w:cs="Arial"/>
        </w:rPr>
        <w:t>s</w:t>
      </w:r>
      <w:r w:rsidR="00280836">
        <w:rPr>
          <w:rFonts w:eastAsia="等线" w:cs="Arial"/>
        </w:rPr>
        <w:t xml:space="preserve"> consistent with the measured results of XRD. </w:t>
      </w:r>
      <w:r w:rsidR="002D451D">
        <w:rPr>
          <w:rFonts w:eastAsia="等线" w:cs="Arial"/>
        </w:rPr>
        <w:t>T</w:t>
      </w:r>
      <w:r w:rsidR="008B14F2">
        <w:rPr>
          <w:rFonts w:eastAsia="等线" w:cs="Arial"/>
        </w:rPr>
        <w:t>here a</w:t>
      </w:r>
      <w:r w:rsidR="00C01BA5">
        <w:rPr>
          <w:rFonts w:eastAsia="等线" w:cs="Arial"/>
        </w:rPr>
        <w:t>r</w:t>
      </w:r>
      <w:r w:rsidR="003D75AA">
        <w:rPr>
          <w:rFonts w:eastAsia="等线" w:cs="Arial"/>
        </w:rPr>
        <w:t xml:space="preserve">e </w:t>
      </w:r>
      <w:r w:rsidR="002D451D">
        <w:rPr>
          <w:rFonts w:eastAsia="等线" w:cs="Arial"/>
        </w:rPr>
        <w:t xml:space="preserve">some </w:t>
      </w:r>
      <w:r w:rsidR="00112D6D">
        <w:rPr>
          <w:rFonts w:eastAsia="等线" w:cs="Arial"/>
        </w:rPr>
        <w:t>outgrowths</w:t>
      </w:r>
      <w:r w:rsidR="003D75AA">
        <w:rPr>
          <w:rFonts w:eastAsia="等线" w:cs="Arial"/>
        </w:rPr>
        <w:t xml:space="preserve"> </w:t>
      </w:r>
      <w:r w:rsidR="00280836">
        <w:rPr>
          <w:rFonts w:eastAsia="等线" w:cs="Arial"/>
        </w:rPr>
        <w:t>on each side</w:t>
      </w:r>
      <w:r w:rsidR="006D2504">
        <w:rPr>
          <w:rFonts w:eastAsia="等线" w:cs="Arial"/>
        </w:rPr>
        <w:t>, which we</w:t>
      </w:r>
      <w:r w:rsidR="002D451D">
        <w:rPr>
          <w:rFonts w:eastAsia="等线" w:cs="Arial"/>
        </w:rPr>
        <w:t>re identified to be CuO and Cu-Y-O phases</w:t>
      </w:r>
      <w:r w:rsidR="00954573">
        <w:rPr>
          <w:rFonts w:eastAsia="等线" w:cs="Arial"/>
        </w:rPr>
        <w:t xml:space="preserve"> by the EDS</w:t>
      </w:r>
      <w:r w:rsidR="00280836">
        <w:rPr>
          <w:rFonts w:eastAsia="等线" w:cs="Arial"/>
        </w:rPr>
        <w:t>.</w:t>
      </w:r>
      <w:r w:rsidR="00B40CBE">
        <w:rPr>
          <w:rFonts w:eastAsia="等线" w:cs="Arial"/>
        </w:rPr>
        <w:t xml:space="preserve"> Thus,</w:t>
      </w:r>
      <w:r w:rsidR="002D451D" w:rsidRPr="002D451D">
        <w:rPr>
          <w:rFonts w:eastAsia="等线" w:cs="Arial"/>
        </w:rPr>
        <w:t xml:space="preserve"> </w:t>
      </w:r>
      <w:r w:rsidR="00B40CBE">
        <w:rPr>
          <w:rFonts w:eastAsia="等线" w:cs="Arial"/>
        </w:rPr>
        <w:t>t</w:t>
      </w:r>
      <w:r w:rsidR="002D451D">
        <w:rPr>
          <w:rFonts w:eastAsia="等线" w:cs="Arial"/>
        </w:rPr>
        <w:t xml:space="preserve">he morphologies of the two sides of the double-sided YBCO </w:t>
      </w:r>
      <w:r w:rsidR="007F0C92">
        <w:rPr>
          <w:rFonts w:eastAsia="等线" w:cs="Arial"/>
        </w:rPr>
        <w:t>thin films</w:t>
      </w:r>
      <w:r w:rsidR="002D451D">
        <w:rPr>
          <w:rFonts w:eastAsia="等线" w:cs="Arial"/>
        </w:rPr>
        <w:t xml:space="preserve"> are very </w:t>
      </w:r>
      <w:r w:rsidR="002D451D" w:rsidRPr="00280836">
        <w:rPr>
          <w:rFonts w:eastAsia="等线" w:cs="Arial"/>
        </w:rPr>
        <w:t>similar</w:t>
      </w:r>
      <w:r w:rsidR="00B40CBE">
        <w:rPr>
          <w:rFonts w:eastAsia="等线" w:cs="Arial"/>
        </w:rPr>
        <w:t>.</w:t>
      </w:r>
    </w:p>
    <w:p w:rsidR="002728CF" w:rsidRDefault="002728CF" w:rsidP="002728CF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 xml:space="preserve">igure 8 shows the measured results of </w:t>
      </w:r>
      <w:r w:rsidRPr="000711F3">
        <w:rPr>
          <w:rFonts w:eastAsiaTheme="minorEastAsia"/>
        </w:rPr>
        <w:t xml:space="preserve">the </w:t>
      </w:r>
      <w:r>
        <w:rPr>
          <w:rFonts w:eastAsiaTheme="minorEastAsia"/>
        </w:rPr>
        <w:t>critical curren</w:t>
      </w:r>
      <w:r w:rsidR="005867F4">
        <w:rPr>
          <w:rFonts w:eastAsiaTheme="minorEastAsia"/>
        </w:rPr>
        <w:t xml:space="preserve">t density (Jc) at 77K and 0T of </w:t>
      </w:r>
      <w:r>
        <w:rPr>
          <w:rFonts w:eastAsiaTheme="minorEastAsia"/>
        </w:rPr>
        <w:t xml:space="preserve">a </w:t>
      </w:r>
      <w:r w:rsidR="00F90FD9">
        <w:rPr>
          <w:rFonts w:eastAsiaTheme="minorEastAsia"/>
        </w:rPr>
        <w:t xml:space="preserve">piece of 2-in </w:t>
      </w:r>
      <w:r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substrate. The Jc (77K, 0T) at every point measured is between 2.2</w:t>
      </w:r>
      <w:r w:rsidRPr="00BC359B">
        <w:t xml:space="preserve"> </w:t>
      </w:r>
      <w:r w:rsidRPr="00CE33A5">
        <w:t>MA cm</w:t>
      </w:r>
      <w:r w:rsidRPr="00BC359B">
        <w:rPr>
          <w:vertAlign w:val="superscript"/>
        </w:rPr>
        <w:t>-2</w:t>
      </w:r>
      <w:r>
        <w:t xml:space="preserve"> and 2.4 </w:t>
      </w:r>
      <w:r w:rsidRPr="00CE33A5">
        <w:t>MA cm</w:t>
      </w:r>
      <w:r w:rsidRPr="00BC359B">
        <w:rPr>
          <w:vertAlign w:val="superscript"/>
        </w:rPr>
        <w:t>-2</w:t>
      </w:r>
      <w:r>
        <w:t xml:space="preserve">. As is shown in figure 9, </w:t>
      </w:r>
      <w:r>
        <w:rPr>
          <w:rFonts w:eastAsiaTheme="minorEastAsia"/>
        </w:rPr>
        <w:t xml:space="preserve">the variation of Jc along the radius of each side of a 2-in 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is small and the distinction between the two sides is </w:t>
      </w:r>
      <w:r>
        <w:rPr>
          <w:rFonts w:eastAsiaTheme="minorEastAsia"/>
        </w:rPr>
        <w:lastRenderedPageBreak/>
        <w:t>not obvious.</w:t>
      </w:r>
    </w:p>
    <w:p w:rsidR="0075319F" w:rsidRPr="00BC359B" w:rsidRDefault="00911EE7" w:rsidP="00205EB4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Mea</w:t>
      </w:r>
      <w:r>
        <w:rPr>
          <w:rFonts w:eastAsiaTheme="minorEastAsia"/>
        </w:rPr>
        <w:t>nwhile, the microwave surface resistant is as low as 0.323m</w:t>
      </w:r>
      <w:r w:rsidRPr="00CE33A5">
        <w:t>Ω</w:t>
      </w:r>
      <w:r>
        <w:t>(77K,10GHz)</w:t>
      </w:r>
      <w:r w:rsidR="00001E6B">
        <w:t xml:space="preserve"> as is measured by</w:t>
      </w:r>
      <w:r w:rsidR="00001E6B" w:rsidRPr="00001E6B">
        <w:t xml:space="preserve"> </w:t>
      </w:r>
      <w:r w:rsidR="00001E6B">
        <w:t>a</w:t>
      </w:r>
      <w:r w:rsidR="009652F6">
        <w:t xml:space="preserve"> s</w:t>
      </w:r>
      <w:r w:rsidR="00001E6B" w:rsidRPr="00CE33A5">
        <w:t>apphire resonance</w:t>
      </w:r>
      <w:r>
        <w:t>.</w:t>
      </w:r>
      <w:r w:rsidR="001B2DDE">
        <w:t xml:space="preserve"> </w:t>
      </w:r>
      <w:r w:rsidR="001B2DDE">
        <w:rPr>
          <w:rFonts w:eastAsiaTheme="minorEastAsia" w:hint="eastAsia"/>
        </w:rPr>
        <w:t>I</w:t>
      </w:r>
      <w:r w:rsidR="001B2DDE">
        <w:rPr>
          <w:rFonts w:eastAsiaTheme="minorEastAsia"/>
        </w:rPr>
        <w:t xml:space="preserve">t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1B2DDE">
        <w:rPr>
          <w:rFonts w:eastAsiaTheme="minorEastAsia"/>
        </w:rPr>
        <w:t>of microwave devices.</w:t>
      </w:r>
    </w:p>
    <w:p w:rsidR="000A7C35" w:rsidRPr="00CE33A5" w:rsidRDefault="000A7C35" w:rsidP="00A03737">
      <w:pPr>
        <w:pStyle w:val="2"/>
      </w:pPr>
      <w:r w:rsidRPr="00CE33A5">
        <w:t>4.Conclusion</w:t>
      </w:r>
    </w:p>
    <w:p w:rsidR="000A7C35" w:rsidRPr="00CE33A5" w:rsidRDefault="00B867A7" w:rsidP="00A03737">
      <w:pPr>
        <w:ind w:firstLine="360"/>
      </w:pPr>
      <w:bookmarkStart w:id="118" w:name="_GoBack"/>
      <w:r w:rsidRPr="00CE33A5">
        <w:t>In this paper, we present</w:t>
      </w:r>
      <w:r w:rsidR="00233DFA" w:rsidRPr="00CE33A5">
        <w:t>ed</w:t>
      </w:r>
      <w:r w:rsidRPr="00CE33A5">
        <w:t xml:space="preserve"> </w:t>
      </w:r>
      <w:r w:rsidR="00233DFA" w:rsidRPr="00CE33A5">
        <w:t>a</w:t>
      </w:r>
      <w:r w:rsidR="00A763CA" w:rsidRPr="00CE33A5">
        <w:t xml:space="preserve"> rotating double-sided deposition device in our home-made MOCVD system</w:t>
      </w:r>
      <w:r w:rsidR="003310B9" w:rsidRPr="00CE33A5">
        <w:t xml:space="preserve">. </w:t>
      </w:r>
      <w:r w:rsidR="00233DFA" w:rsidRPr="00CE33A5">
        <w:t>Results indicate</w:t>
      </w:r>
      <w:r w:rsidR="00E60ABF">
        <w:t>d</w:t>
      </w:r>
      <w:r w:rsidR="00233DFA" w:rsidRPr="00CE33A5">
        <w:t xml:space="preserve"> that the average preparation </w:t>
      </w:r>
      <w:r w:rsidR="007F3694">
        <w:t>rate</w:t>
      </w:r>
      <w:r w:rsidR="00233DFA" w:rsidRPr="00CE33A5">
        <w:t xml:space="preserve"> of pre piece of 2</w:t>
      </w:r>
      <w:r w:rsidR="00B71B9C" w:rsidRPr="00CE33A5">
        <w:t>-in</w:t>
      </w:r>
      <w:r w:rsidR="00233DFA" w:rsidRPr="00CE33A5">
        <w:t xml:space="preserve"> double-sided </w:t>
      </w:r>
      <w:r w:rsidR="009E30DC" w:rsidRPr="00CE33A5">
        <w:t xml:space="preserve">500 nm thick </w:t>
      </w:r>
      <w:r w:rsidR="007F0C92">
        <w:t>YBCO</w:t>
      </w:r>
      <w:r w:rsidR="009E30DC" w:rsidRPr="00CE33A5">
        <w:t xml:space="preserve"> </w:t>
      </w:r>
      <w:r w:rsidR="007F0C92">
        <w:t>thin films</w:t>
      </w:r>
      <w:r w:rsidR="00FB566D">
        <w:t xml:space="preserve"> wa</w:t>
      </w:r>
      <w:r w:rsidR="00233DFA" w:rsidRPr="00CE33A5">
        <w:t xml:space="preserve">s as </w:t>
      </w:r>
      <w:r w:rsidR="00A03737">
        <w:t>fast</w:t>
      </w:r>
      <w:r w:rsidR="00233DFA" w:rsidRPr="00CE33A5">
        <w:t xml:space="preserve"> as 23 minute</w:t>
      </w:r>
      <w:r w:rsidR="00D32D53" w:rsidRPr="00CE33A5">
        <w:t>s. Meanwhile</w:t>
      </w:r>
      <w:r w:rsidR="00233DFA" w:rsidRPr="00CE33A5">
        <w:t>,</w:t>
      </w:r>
      <w:r w:rsidR="00043A11">
        <w:t xml:space="preserve"> the </w:t>
      </w:r>
      <w:r w:rsidR="00A50A66">
        <w:t xml:space="preserve">double-sided YBCO </w:t>
      </w:r>
      <w:r w:rsidR="007F0C92">
        <w:t>thin films</w:t>
      </w:r>
      <w:r w:rsidR="00A50A66">
        <w:t xml:space="preserve"> maintained</w:t>
      </w:r>
      <w:r w:rsidR="00043A11">
        <w:t xml:space="preserve"> good</w:t>
      </w:r>
      <w:r w:rsidR="004728C2" w:rsidRPr="00CE33A5">
        <w:t xml:space="preserve"> consistency</w:t>
      </w:r>
      <w:r w:rsidR="00D32D53" w:rsidRPr="00CE33A5">
        <w:t xml:space="preserve"> </w:t>
      </w:r>
      <w:r w:rsidR="00012BB8" w:rsidRPr="00CE33A5">
        <w:t>b</w:t>
      </w:r>
      <w:r w:rsidR="009F67AE">
        <w:t>oth in-plane and double-sided</w:t>
      </w:r>
      <w:r w:rsidR="00D32D53" w:rsidRPr="00CE33A5">
        <w:t xml:space="preserve">. And the critical current density of 500nm thick YBCO </w:t>
      </w:r>
      <w:r w:rsidR="007F0C92">
        <w:t>thin films</w:t>
      </w:r>
      <w:r w:rsidR="0052629B">
        <w:t xml:space="preserve"> with good biaxial tex</w:t>
      </w:r>
      <w:r w:rsidR="00385623">
        <w:t xml:space="preserve">ture </w:t>
      </w:r>
      <w:r w:rsidR="00D32D53" w:rsidRPr="00CE33A5">
        <w:t>reached 2.4 MA cm</w:t>
      </w:r>
      <w:r w:rsidR="00D32D53" w:rsidRPr="00BC359B">
        <w:rPr>
          <w:vertAlign w:val="superscript"/>
        </w:rPr>
        <w:t>-2</w:t>
      </w:r>
      <w:r w:rsidR="00D32D53" w:rsidRPr="00CE33A5">
        <w:t>(77K, 0T). Moreover, t</w:t>
      </w:r>
      <w:r w:rsidR="00833DC0">
        <w:t>he microwave surface resistant wa</w:t>
      </w:r>
      <w:r w:rsidR="00D32D53" w:rsidRPr="00CE33A5">
        <w:t>s as low as 0.323mΩ(77K,10GHz)</w:t>
      </w:r>
      <w:r w:rsidR="00C253D9">
        <w:t xml:space="preserve"> which met</w:t>
      </w:r>
      <w:r w:rsidR="003640DE" w:rsidRPr="00CE33A5">
        <w:t xml:space="preserve"> the commercial demand of microwave devices</w:t>
      </w:r>
      <w:r w:rsidR="00D32D53" w:rsidRPr="00CE33A5">
        <w:t>.</w:t>
      </w:r>
      <w:r w:rsidR="00F92636" w:rsidRPr="00CE33A5">
        <w:t xml:space="preserve"> Thus, it illuminate</w:t>
      </w:r>
      <w:r w:rsidR="006324B8">
        <w:t>d</w:t>
      </w:r>
      <w:r w:rsidR="00F92636" w:rsidRPr="00CE33A5">
        <w:t xml:space="preserve"> that our design to prepare</w:t>
      </w:r>
      <w:r w:rsidR="00D04BBA" w:rsidRPr="00CE33A5">
        <w:t xml:space="preserve"> double-sided YBCO </w:t>
      </w:r>
      <w:r w:rsidR="007F0C92">
        <w:t xml:space="preserve">thin </w:t>
      </w:r>
      <w:r w:rsidR="00A90D91">
        <w:t>films</w:t>
      </w:r>
      <w:r w:rsidR="00D04BBA" w:rsidRPr="00CE33A5">
        <w:t xml:space="preserve"> efficiently</w:t>
      </w:r>
      <w:r w:rsidR="00421CE4">
        <w:t xml:space="preserve"> wa</w:t>
      </w:r>
      <w:r w:rsidR="00F92636" w:rsidRPr="00CE33A5">
        <w:t>s</w:t>
      </w:r>
      <w:r w:rsidR="00D9412C" w:rsidRPr="00CE33A5">
        <w:t xml:space="preserve"> feasible.</w:t>
      </w:r>
      <w:r w:rsidR="00F92636" w:rsidRPr="00CE33A5">
        <w:t xml:space="preserve"> </w:t>
      </w:r>
    </w:p>
    <w:bookmarkEnd w:id="118"/>
    <w:p w:rsidR="00583AE5" w:rsidRDefault="0022131E" w:rsidP="0022131E">
      <w:pPr>
        <w:pStyle w:val="2"/>
      </w:pPr>
      <w:r>
        <w:t>Acknowledgment</w:t>
      </w:r>
    </w:p>
    <w:p w:rsidR="00583AE5" w:rsidRPr="00583AE5" w:rsidRDefault="00D103EC" w:rsidP="009F757A">
      <w:pPr>
        <w:pStyle w:val="2"/>
      </w:pPr>
      <w:r w:rsidRPr="00583AE5">
        <w:t>Reference</w:t>
      </w:r>
    </w:p>
    <w:p w:rsidR="00BE43E7" w:rsidRPr="00BE43E7" w:rsidRDefault="00583AE5" w:rsidP="00BE43E7">
      <w:pPr>
        <w:pStyle w:val="EndNoteBibliography"/>
        <w:spacing w:after="0"/>
        <w:ind w:firstLine="300"/>
      </w:pPr>
      <w:r w:rsidRPr="004670D6">
        <w:rPr>
          <w:sz w:val="15"/>
          <w:szCs w:val="15"/>
        </w:rPr>
        <w:fldChar w:fldCharType="begin"/>
      </w:r>
      <w:r w:rsidRPr="004670D6">
        <w:rPr>
          <w:sz w:val="15"/>
          <w:szCs w:val="15"/>
        </w:rPr>
        <w:instrText xml:space="preserve"> ADDIN EN.REFLIST </w:instrText>
      </w:r>
      <w:r w:rsidRPr="004670D6">
        <w:rPr>
          <w:sz w:val="15"/>
          <w:szCs w:val="15"/>
        </w:rPr>
        <w:fldChar w:fldCharType="separate"/>
      </w:r>
      <w:r w:rsidR="00BE43E7" w:rsidRPr="00BE43E7">
        <w:t>[1] S.I. Bondarenko, V.P. Koverya, A.V. Krevsun, S.I. Link, High-temperature superconductors of the family (RE)Ba2Cu3O7-δ and their application (Review Article), in:  Low Temperature Physics, 2017, pp. 1125-1151, doi:10.1063/1.5008405.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[2] 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 xml:space="preserve">[3] A. Fathy, D. Kalokitis, V. Pendrick, E. Balohoubek, A. Pique, M. Mathur, Superconducting narrow band pass filters for advanced multiplexers, in:  1993 IEEE MTT-S International Microwave Symposium Digest, 1993, pp. 1277-1280 vol.1273, </w:t>
      </w:r>
      <w:r w:rsidRPr="00BE43E7">
        <w:lastRenderedPageBreak/>
        <w:t>doi:10.1109/MWSYM.1993.277107.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[4] 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[5] 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[6] J. Qiao, C.Y. Yang, High-Tc superconductors on buffered silicon: materials properties and device applications, Materials Science and Engineering: R: Reports, 14 (1995) 157-201, doi:</w:t>
      </w:r>
      <w:hyperlink r:id="rId24" w:history="1">
        <w:r w:rsidRPr="00BE43E7">
          <w:rPr>
            <w:rStyle w:val="a8"/>
          </w:rPr>
          <w:t>https://doi.org/10.1016/0927-796X(94)00172-3</w:t>
        </w:r>
      </w:hyperlink>
      <w:r w:rsidRPr="00BE43E7">
        <w:t>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[7] D.E. Oates, G.F. Dionne, Magnetically tunable superconducting resonators and filters, IEEE Transactions on Applied Superconductivity, 9 (1999) 4170-4175, doi:10.1109/77.783944.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[8] 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[9] 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[10] 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lastRenderedPageBreak/>
        <w:t>[11] 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[12] 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[13] S. Kolesov, H. Chaloupka, A. Baumfalk, T. Kaiser, Planar HTS structures for high-power applications in communication systems, Journal of Superconductivity, 10 (1997) 179-187, doi:10.1007/bf02770548.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[14] 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[15] 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[16] H. Kinder, P. Berberich, B. Utz, W. Prusseit, Double sided YBCO films on 4" substrates by thermal reactive evaporation, IEEE Transactions on Applied Superconductivity, 5 (1995) 1575-1580, doi:10.1109/77.402874.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[17] Y. Ito, Y. Yoshida, M. Iwata, Y. Takai, I. Hirabayashi, Preparation of double-sided YBa2Cu3O7−δ film by hot-wall type MOCVD, Physica C: Superconductivity, 288 (1997) 178-184, doi:</w:t>
      </w:r>
      <w:hyperlink r:id="rId25" w:history="1">
        <w:r w:rsidRPr="00BE43E7">
          <w:rPr>
            <w:rStyle w:val="a8"/>
          </w:rPr>
          <w:t>https://doi.org/10.1016/S0921-4534(97)01573-6</w:t>
        </w:r>
      </w:hyperlink>
      <w:r w:rsidRPr="00BE43E7">
        <w:t>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 xml:space="preserve">[18] X.Z. Liu, B.W. Tao, X.W. Deng, Y. Zhang, </w:t>
      </w:r>
      <w:r w:rsidRPr="00BE43E7">
        <w:lastRenderedPageBreak/>
        <w:t>Y.R. Li, The preparation of two inch double-sided YBCO thin films, Superconductor Science and Technology, 15 (2002) 1698-1700, doi:10.1088/0953-2048/15/12/313.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[19] F. Ding, H. Gu, T. Li, J. Cao, X. Lv, Y. Lei, Batch production of large-area double-sided YBa2Cu3O7−δthin films by DC magnetron sputtering, Superconductor Science and Technology, 22 (2009), doi:10.1088/0953-2048/22/5/055019.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[20] 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[21] W. Prusseit, R. Semerad, K. Irgmaier, G. Sigl, Optimized double sided DyBa2Cu3O7-thin films for RF applications, Physica C: Superconductivity, 392-396 (2003) 1225-1228, doi:</w:t>
      </w:r>
      <w:hyperlink r:id="rId26" w:history="1">
        <w:r w:rsidRPr="00BE43E7">
          <w:rPr>
            <w:rStyle w:val="a8"/>
          </w:rPr>
          <w:t>https://doi.org/10.1016/S0921-4534(03)01028-1</w:t>
        </w:r>
      </w:hyperlink>
      <w:r w:rsidRPr="00BE43E7">
        <w:t>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[22] 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hyperlink r:id="rId27" w:history="1">
        <w:r w:rsidRPr="00BE43E7">
          <w:rPr>
            <w:rStyle w:val="a8"/>
          </w:rPr>
          <w:t>https://doi.org/10.1016/j.physc.2006.04.042</w:t>
        </w:r>
      </w:hyperlink>
      <w:r w:rsidRPr="00BE43E7">
        <w:t>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[23] S.S. Wang, Z.L. Zhang, L. Wang, L.K. Gao, J. Liu, High quality uniform YBCO film growth by the metalorganic deposition using trifluoroacetates, Physica C: Superconductivity and its Applications, 534 (2017) 68-72, doi:</w:t>
      </w:r>
      <w:hyperlink r:id="rId28" w:history="1">
        <w:r w:rsidRPr="00BE43E7">
          <w:rPr>
            <w:rStyle w:val="a8"/>
          </w:rPr>
          <w:t>https://doi.org/10.1016/j.physc.2017.02.001</w:t>
        </w:r>
      </w:hyperlink>
      <w:r w:rsidRPr="00BE43E7">
        <w:t>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 xml:space="preserve">[24] M. Sohma, K. Tsukada, I. Yamaguchi, K. Kamiya, W. Kondo, T. Kumagai, T. Manabe, Cerium Oxide Buffer Layers on Perovskite-Type Substrates for Preparation of $c$ -Axis-Oriented ${\rm YBa}_{2}{\rm Cu}_{3}{\rm O}_{7}$ Films by Fluorine-Free Metalorganic Deposition, IEEE Transactions on Applied Superconductivity, 19 (2009) 3463-3466, </w:t>
      </w:r>
      <w:r w:rsidRPr="00BE43E7">
        <w:lastRenderedPageBreak/>
        <w:t>doi:10.1109/TASC.2009.2018822.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[25] 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[26] R. Zhao, F. Zhang, Q. Liu, Y. Xia, Y. Lu, C. Cai, J. Xiong, B. Tao, Y. Li, MOCVD-derived multilayer Gd0.5Y0.5Ba2Cu3O7−δfilms based on a novel heating method, Superconductor Science and Technology, 30 (2016) 025023, doi:10.1088/1361-6668/30/2/025023.</w:t>
      </w:r>
    </w:p>
    <w:p w:rsidR="00BE43E7" w:rsidRPr="00BE43E7" w:rsidRDefault="00BE43E7" w:rsidP="00BE43E7">
      <w:pPr>
        <w:pStyle w:val="EndNoteBibliography"/>
        <w:spacing w:after="0"/>
        <w:ind w:firstLine="400"/>
      </w:pPr>
      <w:r w:rsidRPr="00BE43E7">
        <w:t>[27] F. Zhang, R. Zhao, Y. Xue, H. Wang, Y. He, P. Zhang, B. Tao, J. Xiong, Y. Li, Self-heating technique of metallic substrate for reel-to-reel and double-sided deposition of YBa2Cu3O7−δfilms, Applied Physics A, 122 (2016) 81, doi:10.1007/s00339-015-9575-4.</w:t>
      </w:r>
    </w:p>
    <w:p w:rsidR="00BE43E7" w:rsidRPr="00BE43E7" w:rsidRDefault="00BE43E7" w:rsidP="00BE43E7">
      <w:pPr>
        <w:pStyle w:val="EndNoteBibliography"/>
        <w:ind w:firstLine="400"/>
      </w:pPr>
      <w:r w:rsidRPr="00BE43E7">
        <w:t>[28] S. Miyata, K. Matsuse, A. Ibi, T. Izumi, Y. Shiohara, T. Goto, High-rate deposition of YBa2Cu3O7−δhigh-temperature superconducting films by IR-laser-assisted chemical vapor deposition, Superconductor Science and Technology, 26 (2013) 045020, doi:10.1088/0953-2048/26/4/045020.</w:t>
      </w:r>
    </w:p>
    <w:p w:rsidR="00CB77D5" w:rsidRPr="0022131E" w:rsidRDefault="00583AE5" w:rsidP="004670D6">
      <w:pPr>
        <w:pStyle w:val="EndNoteBibliography"/>
        <w:tabs>
          <w:tab w:val="right" w:pos="420"/>
        </w:tabs>
        <w:wordWrap w:val="0"/>
        <w:autoSpaceDE/>
        <w:autoSpaceDN/>
        <w:spacing w:before="0" w:after="0"/>
        <w:ind w:left="374" w:firstLineChars="0" w:hanging="374"/>
        <w:rPr>
          <w:rFonts w:eastAsiaTheme="minorEastAsia"/>
          <w:b/>
          <w:szCs w:val="21"/>
        </w:rPr>
      </w:pPr>
      <w:r w:rsidRPr="004670D6">
        <w:rPr>
          <w:sz w:val="15"/>
          <w:szCs w:val="15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C76" w:rsidRDefault="00314C76" w:rsidP="00CB77D5">
      <w:pPr>
        <w:ind w:left="420" w:firstLine="360"/>
      </w:pPr>
    </w:p>
  </w:endnote>
  <w:endnote w:type="continuationSeparator" w:id="0">
    <w:p w:rsidR="00314C76" w:rsidRDefault="00314C76" w:rsidP="00CB77D5">
      <w:pPr>
        <w:ind w:left="420" w:firstLine="3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C76" w:rsidRDefault="00314C76" w:rsidP="00CB77D5">
      <w:pPr>
        <w:ind w:left="420" w:firstLine="360"/>
      </w:pPr>
      <w:r>
        <w:separator/>
      </w:r>
    </w:p>
  </w:footnote>
  <w:footnote w:type="continuationSeparator" w:id="0">
    <w:p w:rsidR="00314C76" w:rsidRDefault="00314C76" w:rsidP="00CB77D5">
      <w:pPr>
        <w:ind w:left="420"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en ran">
    <w15:presenceInfo w15:providerId="Windows Live" w15:userId="421f60ffd7441892"/>
  </w15:person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trackRevisions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63C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3D2E"/>
    <w:rsid w:val="00077757"/>
    <w:rsid w:val="00080E18"/>
    <w:rsid w:val="00081ACD"/>
    <w:rsid w:val="00083644"/>
    <w:rsid w:val="0008696B"/>
    <w:rsid w:val="000901DD"/>
    <w:rsid w:val="000935EA"/>
    <w:rsid w:val="000A7C35"/>
    <w:rsid w:val="000B21DD"/>
    <w:rsid w:val="000B655C"/>
    <w:rsid w:val="000C0662"/>
    <w:rsid w:val="000C15C7"/>
    <w:rsid w:val="000C6208"/>
    <w:rsid w:val="000C69D8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309E4"/>
    <w:rsid w:val="001345A2"/>
    <w:rsid w:val="0013604E"/>
    <w:rsid w:val="001375A9"/>
    <w:rsid w:val="001453A4"/>
    <w:rsid w:val="00150D6E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A2516"/>
    <w:rsid w:val="001A3FD0"/>
    <w:rsid w:val="001B1299"/>
    <w:rsid w:val="001B2DDE"/>
    <w:rsid w:val="001B489C"/>
    <w:rsid w:val="001B5539"/>
    <w:rsid w:val="001B703C"/>
    <w:rsid w:val="001C2680"/>
    <w:rsid w:val="001C6DE8"/>
    <w:rsid w:val="001D3AD0"/>
    <w:rsid w:val="001D437D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4BD0"/>
    <w:rsid w:val="00216FF1"/>
    <w:rsid w:val="0022131E"/>
    <w:rsid w:val="00221A7F"/>
    <w:rsid w:val="002279A8"/>
    <w:rsid w:val="00231166"/>
    <w:rsid w:val="00233DFA"/>
    <w:rsid w:val="00241D4A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80836"/>
    <w:rsid w:val="002941B6"/>
    <w:rsid w:val="0029564A"/>
    <w:rsid w:val="00297175"/>
    <w:rsid w:val="002A3306"/>
    <w:rsid w:val="002B1789"/>
    <w:rsid w:val="002B5630"/>
    <w:rsid w:val="002C5786"/>
    <w:rsid w:val="002C73D6"/>
    <w:rsid w:val="002D15FC"/>
    <w:rsid w:val="002D451D"/>
    <w:rsid w:val="002E0797"/>
    <w:rsid w:val="002E136D"/>
    <w:rsid w:val="002E4B8E"/>
    <w:rsid w:val="002E69B4"/>
    <w:rsid w:val="002F3FB4"/>
    <w:rsid w:val="002F6EF2"/>
    <w:rsid w:val="0030461B"/>
    <w:rsid w:val="00304885"/>
    <w:rsid w:val="0030705E"/>
    <w:rsid w:val="00314C76"/>
    <w:rsid w:val="00316AA4"/>
    <w:rsid w:val="00320B3D"/>
    <w:rsid w:val="003221CE"/>
    <w:rsid w:val="003222A1"/>
    <w:rsid w:val="00322862"/>
    <w:rsid w:val="00323801"/>
    <w:rsid w:val="003310B9"/>
    <w:rsid w:val="0033408C"/>
    <w:rsid w:val="00334230"/>
    <w:rsid w:val="00340EBB"/>
    <w:rsid w:val="00341C02"/>
    <w:rsid w:val="00341F0A"/>
    <w:rsid w:val="00345FB3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57A"/>
    <w:rsid w:val="003D2537"/>
    <w:rsid w:val="003D3A32"/>
    <w:rsid w:val="003D739A"/>
    <w:rsid w:val="003D75AA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10B71"/>
    <w:rsid w:val="00412D89"/>
    <w:rsid w:val="0041438E"/>
    <w:rsid w:val="00414CF1"/>
    <w:rsid w:val="00417DC5"/>
    <w:rsid w:val="00421CE4"/>
    <w:rsid w:val="0042569A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F6B"/>
    <w:rsid w:val="004927C2"/>
    <w:rsid w:val="004A1761"/>
    <w:rsid w:val="004A4093"/>
    <w:rsid w:val="004A5AE8"/>
    <w:rsid w:val="004B442C"/>
    <w:rsid w:val="004C35B4"/>
    <w:rsid w:val="004C4913"/>
    <w:rsid w:val="004D0A7C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1C4F"/>
    <w:rsid w:val="005929A8"/>
    <w:rsid w:val="00595A4D"/>
    <w:rsid w:val="005A2536"/>
    <w:rsid w:val="005A2A48"/>
    <w:rsid w:val="005A78A8"/>
    <w:rsid w:val="005A7F54"/>
    <w:rsid w:val="005B510F"/>
    <w:rsid w:val="005C2EF5"/>
    <w:rsid w:val="005D6EAB"/>
    <w:rsid w:val="005D7AFA"/>
    <w:rsid w:val="005F3351"/>
    <w:rsid w:val="005F45CD"/>
    <w:rsid w:val="005F501E"/>
    <w:rsid w:val="005F79D0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5B86"/>
    <w:rsid w:val="0064687B"/>
    <w:rsid w:val="006522A2"/>
    <w:rsid w:val="006535A5"/>
    <w:rsid w:val="00655C58"/>
    <w:rsid w:val="00656372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4408"/>
    <w:rsid w:val="00690FD5"/>
    <w:rsid w:val="006933C8"/>
    <w:rsid w:val="006945F1"/>
    <w:rsid w:val="0069653D"/>
    <w:rsid w:val="006A0967"/>
    <w:rsid w:val="006A1239"/>
    <w:rsid w:val="006A1C42"/>
    <w:rsid w:val="006A3F32"/>
    <w:rsid w:val="006A790D"/>
    <w:rsid w:val="006B107B"/>
    <w:rsid w:val="006B14F5"/>
    <w:rsid w:val="006B4DBE"/>
    <w:rsid w:val="006B7DC4"/>
    <w:rsid w:val="006C1F34"/>
    <w:rsid w:val="006D013B"/>
    <w:rsid w:val="006D0B28"/>
    <w:rsid w:val="006D20C5"/>
    <w:rsid w:val="006D2504"/>
    <w:rsid w:val="006F18E3"/>
    <w:rsid w:val="006F6DA7"/>
    <w:rsid w:val="00710237"/>
    <w:rsid w:val="007137AB"/>
    <w:rsid w:val="00716399"/>
    <w:rsid w:val="007224B7"/>
    <w:rsid w:val="00732002"/>
    <w:rsid w:val="00734140"/>
    <w:rsid w:val="00734BEB"/>
    <w:rsid w:val="007370A4"/>
    <w:rsid w:val="00740800"/>
    <w:rsid w:val="00744CBB"/>
    <w:rsid w:val="007473AC"/>
    <w:rsid w:val="0075319F"/>
    <w:rsid w:val="007536E3"/>
    <w:rsid w:val="00757487"/>
    <w:rsid w:val="00782A27"/>
    <w:rsid w:val="0078479A"/>
    <w:rsid w:val="007A0768"/>
    <w:rsid w:val="007A0F10"/>
    <w:rsid w:val="007A30C1"/>
    <w:rsid w:val="007A4AC6"/>
    <w:rsid w:val="007A60E8"/>
    <w:rsid w:val="007B0F95"/>
    <w:rsid w:val="007B150F"/>
    <w:rsid w:val="007B59A5"/>
    <w:rsid w:val="007C0E8C"/>
    <w:rsid w:val="007C116C"/>
    <w:rsid w:val="007C3651"/>
    <w:rsid w:val="007C695D"/>
    <w:rsid w:val="007D0278"/>
    <w:rsid w:val="007D545D"/>
    <w:rsid w:val="007E1FED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1AD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1687"/>
    <w:rsid w:val="008727A4"/>
    <w:rsid w:val="00872BF6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768A"/>
    <w:rsid w:val="008B14F2"/>
    <w:rsid w:val="008B3437"/>
    <w:rsid w:val="008B4B4D"/>
    <w:rsid w:val="008B71B6"/>
    <w:rsid w:val="008B7C2A"/>
    <w:rsid w:val="008C5FBD"/>
    <w:rsid w:val="008D02F9"/>
    <w:rsid w:val="008D0A19"/>
    <w:rsid w:val="008D275E"/>
    <w:rsid w:val="008D3338"/>
    <w:rsid w:val="008D4225"/>
    <w:rsid w:val="008D4BD0"/>
    <w:rsid w:val="008D75DB"/>
    <w:rsid w:val="008E215D"/>
    <w:rsid w:val="008E2809"/>
    <w:rsid w:val="008E5816"/>
    <w:rsid w:val="008E5849"/>
    <w:rsid w:val="008F5648"/>
    <w:rsid w:val="008F6F8A"/>
    <w:rsid w:val="00906BDF"/>
    <w:rsid w:val="009074C8"/>
    <w:rsid w:val="00907FCF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84FC9"/>
    <w:rsid w:val="0098709F"/>
    <w:rsid w:val="009918FE"/>
    <w:rsid w:val="00992307"/>
    <w:rsid w:val="00995276"/>
    <w:rsid w:val="009A13CD"/>
    <w:rsid w:val="009A58EA"/>
    <w:rsid w:val="009B0638"/>
    <w:rsid w:val="009B1102"/>
    <w:rsid w:val="009B19A2"/>
    <w:rsid w:val="009B3588"/>
    <w:rsid w:val="009B44DD"/>
    <w:rsid w:val="009B669B"/>
    <w:rsid w:val="009C2CEB"/>
    <w:rsid w:val="009C5808"/>
    <w:rsid w:val="009C584F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AD9"/>
    <w:rsid w:val="00A24B76"/>
    <w:rsid w:val="00A25FB4"/>
    <w:rsid w:val="00A27960"/>
    <w:rsid w:val="00A312C7"/>
    <w:rsid w:val="00A31FE6"/>
    <w:rsid w:val="00A34DCD"/>
    <w:rsid w:val="00A3601D"/>
    <w:rsid w:val="00A428EE"/>
    <w:rsid w:val="00A47498"/>
    <w:rsid w:val="00A5084A"/>
    <w:rsid w:val="00A50A66"/>
    <w:rsid w:val="00A523AD"/>
    <w:rsid w:val="00A53D20"/>
    <w:rsid w:val="00A5766C"/>
    <w:rsid w:val="00A61BDB"/>
    <w:rsid w:val="00A75E8A"/>
    <w:rsid w:val="00A763CA"/>
    <w:rsid w:val="00A82D4C"/>
    <w:rsid w:val="00A84E80"/>
    <w:rsid w:val="00A90C5C"/>
    <w:rsid w:val="00A90D91"/>
    <w:rsid w:val="00A911B2"/>
    <w:rsid w:val="00A942DE"/>
    <w:rsid w:val="00AA5475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B2A"/>
    <w:rsid w:val="00AE36C7"/>
    <w:rsid w:val="00AE3C50"/>
    <w:rsid w:val="00AE60A2"/>
    <w:rsid w:val="00AF0BE9"/>
    <w:rsid w:val="00AF735E"/>
    <w:rsid w:val="00AF7A2E"/>
    <w:rsid w:val="00B039A7"/>
    <w:rsid w:val="00B07AC8"/>
    <w:rsid w:val="00B1031C"/>
    <w:rsid w:val="00B11614"/>
    <w:rsid w:val="00B12152"/>
    <w:rsid w:val="00B17C36"/>
    <w:rsid w:val="00B24443"/>
    <w:rsid w:val="00B245FC"/>
    <w:rsid w:val="00B24FCC"/>
    <w:rsid w:val="00B25A57"/>
    <w:rsid w:val="00B26AA7"/>
    <w:rsid w:val="00B27FCA"/>
    <w:rsid w:val="00B40CBE"/>
    <w:rsid w:val="00B42389"/>
    <w:rsid w:val="00B44ABA"/>
    <w:rsid w:val="00B46C07"/>
    <w:rsid w:val="00B5070A"/>
    <w:rsid w:val="00B61F43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32B5"/>
    <w:rsid w:val="00BA4AD2"/>
    <w:rsid w:val="00BB0554"/>
    <w:rsid w:val="00BB1FAF"/>
    <w:rsid w:val="00BB3B76"/>
    <w:rsid w:val="00BB49B2"/>
    <w:rsid w:val="00BC359B"/>
    <w:rsid w:val="00BC4D2B"/>
    <w:rsid w:val="00BC6B0C"/>
    <w:rsid w:val="00BD48C5"/>
    <w:rsid w:val="00BD51FC"/>
    <w:rsid w:val="00BD66DB"/>
    <w:rsid w:val="00BE1C83"/>
    <w:rsid w:val="00BE43E7"/>
    <w:rsid w:val="00BE54CB"/>
    <w:rsid w:val="00BE639E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53D9"/>
    <w:rsid w:val="00C25CB7"/>
    <w:rsid w:val="00C275A4"/>
    <w:rsid w:val="00C310B3"/>
    <w:rsid w:val="00C4035D"/>
    <w:rsid w:val="00C43792"/>
    <w:rsid w:val="00C45670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4BBA"/>
    <w:rsid w:val="00D05548"/>
    <w:rsid w:val="00D076B9"/>
    <w:rsid w:val="00D103EC"/>
    <w:rsid w:val="00D10462"/>
    <w:rsid w:val="00D1262D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6F3B"/>
    <w:rsid w:val="00D703EA"/>
    <w:rsid w:val="00D774C8"/>
    <w:rsid w:val="00D82B04"/>
    <w:rsid w:val="00D830F2"/>
    <w:rsid w:val="00D9412C"/>
    <w:rsid w:val="00D968C0"/>
    <w:rsid w:val="00DA201D"/>
    <w:rsid w:val="00DB3407"/>
    <w:rsid w:val="00DB4E47"/>
    <w:rsid w:val="00DB6BF3"/>
    <w:rsid w:val="00DB7392"/>
    <w:rsid w:val="00DC214B"/>
    <w:rsid w:val="00DD10CB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68B"/>
    <w:rsid w:val="00E15CEF"/>
    <w:rsid w:val="00E203D6"/>
    <w:rsid w:val="00E20598"/>
    <w:rsid w:val="00E23D55"/>
    <w:rsid w:val="00E24143"/>
    <w:rsid w:val="00E2420A"/>
    <w:rsid w:val="00E2644B"/>
    <w:rsid w:val="00E27DC3"/>
    <w:rsid w:val="00E443AF"/>
    <w:rsid w:val="00E5105C"/>
    <w:rsid w:val="00E5484A"/>
    <w:rsid w:val="00E60298"/>
    <w:rsid w:val="00E60ABF"/>
    <w:rsid w:val="00E622C4"/>
    <w:rsid w:val="00E807C4"/>
    <w:rsid w:val="00E84067"/>
    <w:rsid w:val="00E9328C"/>
    <w:rsid w:val="00EA19C4"/>
    <w:rsid w:val="00EA2198"/>
    <w:rsid w:val="00EA38FD"/>
    <w:rsid w:val="00EA5BA9"/>
    <w:rsid w:val="00EA71F2"/>
    <w:rsid w:val="00EC0C5F"/>
    <w:rsid w:val="00EC6C91"/>
    <w:rsid w:val="00ED0ADF"/>
    <w:rsid w:val="00ED1E61"/>
    <w:rsid w:val="00ED3661"/>
    <w:rsid w:val="00ED6D48"/>
    <w:rsid w:val="00ED7B10"/>
    <w:rsid w:val="00EF56B0"/>
    <w:rsid w:val="00F01F9A"/>
    <w:rsid w:val="00F056CF"/>
    <w:rsid w:val="00F102D9"/>
    <w:rsid w:val="00F1397A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7233B"/>
    <w:rsid w:val="00F762CA"/>
    <w:rsid w:val="00F76F78"/>
    <w:rsid w:val="00F77F78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E47B0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3A3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Arial" w:eastAsia="Arial" w:hAnsi="Arial"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BE639E"/>
    <w:pPr>
      <w:keepNext/>
      <w:keepLines/>
      <w:spacing w:before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4D6687"/>
    <w:pPr>
      <w:keepNext/>
      <w:keepLines/>
      <w:spacing w:before="240" w:after="120" w:line="240" w:lineRule="atLeast"/>
      <w:outlineLvl w:val="1"/>
    </w:pPr>
    <w:rPr>
      <w:rFonts w:ascii="Arial" w:eastAsia="Arial" w:hAnsi="Arial" w:cstheme="majorBidi"/>
      <w:b/>
      <w:bCs/>
      <w:color w:val="000000" w:themeColor="text1"/>
      <w:szCs w:val="32"/>
    </w:rPr>
  </w:style>
  <w:style w:type="paragraph" w:styleId="3">
    <w:name w:val="heading 3"/>
    <w:next w:val="a"/>
    <w:link w:val="30"/>
    <w:uiPriority w:val="9"/>
    <w:unhideWhenUsed/>
    <w:qFormat/>
    <w:rsid w:val="004D6687"/>
    <w:pPr>
      <w:keepNext/>
      <w:keepLines/>
      <w:spacing w:after="120" w:line="240" w:lineRule="atLeast"/>
      <w:outlineLvl w:val="2"/>
    </w:pPr>
    <w:rPr>
      <w:rFonts w:ascii="Arial" w:eastAsia="Arial" w:hAnsi="Arial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basedOn w:val="a0"/>
    <w:link w:val="1"/>
    <w:uiPriority w:val="9"/>
    <w:rsid w:val="00BE639E"/>
    <w:rPr>
      <w:rFonts w:ascii="Arial" w:eastAsia="Arial" w:hAnsi="Arial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basedOn w:val="a0"/>
    <w:link w:val="3"/>
    <w:uiPriority w:val="9"/>
    <w:rsid w:val="004D6687"/>
    <w:rPr>
      <w:rFonts w:ascii="Arial" w:eastAsia="Arial" w:hAnsi="Arial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basedOn w:val="a0"/>
    <w:link w:val="2"/>
    <w:uiPriority w:val="9"/>
    <w:rsid w:val="004D6687"/>
    <w:rPr>
      <w:rFonts w:ascii="Arial" w:eastAsia="Arial" w:hAnsi="Arial" w:cstheme="majorBidi"/>
      <w:b/>
      <w:bCs/>
      <w:color w:val="000000" w:themeColor="text1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4670D6"/>
    <w:pPr>
      <w:spacing w:line="240" w:lineRule="atLeast"/>
    </w:pPr>
    <w:rPr>
      <w:rFonts w:ascii="Arial" w:eastAsia="Arial" w:hAnsi="Arial" w:cs="Arial"/>
      <w:noProof/>
      <w:color w:val="000000" w:themeColor="text1"/>
      <w:sz w:val="15"/>
      <w:szCs w:val="21"/>
    </w:rPr>
  </w:style>
  <w:style w:type="character" w:customStyle="1" w:styleId="reference10">
    <w:name w:val="reference1 字符"/>
    <w:basedOn w:val="a0"/>
    <w:link w:val="reference1"/>
    <w:rsid w:val="004670D6"/>
    <w:rPr>
      <w:rFonts w:ascii="Arial" w:eastAsia="Arial" w:hAnsi="Arial" w:cs="Arial"/>
      <w:noProof/>
      <w:color w:val="000000" w:themeColor="text1"/>
      <w:sz w:val="15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character" w:styleId="af2">
    <w:name w:val="annotation reference"/>
    <w:basedOn w:val="a0"/>
    <w:uiPriority w:val="99"/>
    <w:semiHidden/>
    <w:unhideWhenUsed/>
    <w:rsid w:val="006522A2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6522A2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rsid w:val="006522A2"/>
    <w:rPr>
      <w:rFonts w:ascii="Arial" w:eastAsia="Arial" w:hAnsi="Arial"/>
      <w:color w:val="000000" w:themeColor="text1"/>
      <w:sz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22A2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6522A2"/>
    <w:rPr>
      <w:rFonts w:ascii="Arial" w:eastAsia="Arial" w:hAnsi="Arial"/>
      <w:b/>
      <w:bCs/>
      <w:color w:val="000000" w:themeColor="text1"/>
      <w:sz w:val="18"/>
    </w:rPr>
  </w:style>
  <w:style w:type="paragraph" w:styleId="af7">
    <w:name w:val="Revision"/>
    <w:hidden/>
    <w:uiPriority w:val="99"/>
    <w:semiHidden/>
    <w:rsid w:val="00BE43E7"/>
    <w:rPr>
      <w:rFonts w:ascii="Arial" w:eastAsia="Arial" w:hAnsi="Arial"/>
      <w:color w:val="000000" w:themeColor="text1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s://doi.org/10.1016/S0921-4534(03)01028-1" TargetMode="Externa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i.org/10.1016/S0921-4534(97)01573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oi.org/10.1016/0927-796X(94)00172-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doi.org/10.1016/j.physc.2017.02.001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hyperlink" Target="https://doi.org/10.1016/j.physc.2006.04.042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021CB-348D-4E13-9D9A-691CF2D81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6682</TotalTime>
  <Pages>8</Pages>
  <Words>3596</Words>
  <Characters>20500</Characters>
  <Application>Microsoft Office Word</Application>
  <DocSecurity>0</DocSecurity>
  <Lines>170</Lines>
  <Paragraphs>48</Paragraphs>
  <ScaleCrop>false</ScaleCrop>
  <Company/>
  <LinksUpToDate>false</LinksUpToDate>
  <CharactersWithSpaces>24048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698</cp:revision>
  <cp:lastPrinted>2019-07-02T14:59:00Z</cp:lastPrinted>
  <dcterms:created xsi:type="dcterms:W3CDTF">2019-06-19T13:24:00Z</dcterms:created>
  <dcterms:modified xsi:type="dcterms:W3CDTF">2019-08-27T04:13:00Z</dcterms:modified>
</cp:coreProperties>
</file>