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3966F7" w14:textId="630F1B9E" w:rsidR="00ED3661" w:rsidRPr="00CE33A5" w:rsidRDefault="006746F1" w:rsidP="000D34EC">
      <w:pPr>
        <w:pStyle w:val="1"/>
        <w:spacing w:before="0"/>
        <w:ind w:firstLineChars="0" w:firstLine="0"/>
      </w:pPr>
      <w:bookmarkStart w:id="0" w:name="_GoBack"/>
      <w:bookmarkEnd w:id="0"/>
      <w:del w:id="1" w:author="Administrator" w:date="2019-08-30T19:13:00Z">
        <w:r w:rsidRPr="00CE33A5" w:rsidDel="00BE0356">
          <w:rPr>
            <w:rFonts w:asciiTheme="minorEastAsia" w:eastAsiaTheme="minorEastAsia" w:hAnsiTheme="minorEastAsia" w:hint="eastAsia"/>
          </w:rPr>
          <w:delText xml:space="preserve">The </w:delText>
        </w:r>
        <w:r w:rsidR="00221A7F" w:rsidRPr="00CE33A5" w:rsidDel="00BE0356">
          <w:rPr>
            <w:rFonts w:asciiTheme="minorEastAsia" w:eastAsiaTheme="minorEastAsia" w:hAnsiTheme="minorEastAsia" w:hint="eastAsia"/>
          </w:rPr>
          <w:delText>efficient</w:delText>
        </w:r>
        <w:r w:rsidR="004F2194" w:rsidRPr="00CE33A5" w:rsidDel="00BE0356">
          <w:rPr>
            <w:rFonts w:asciiTheme="minorEastAsia" w:eastAsiaTheme="minorEastAsia" w:hAnsiTheme="minorEastAsia" w:hint="eastAsia"/>
          </w:rPr>
          <w:delText xml:space="preserve"> </w:delText>
        </w:r>
        <w:r w:rsidRPr="00CE33A5" w:rsidDel="00BE0356">
          <w:rPr>
            <w:rFonts w:asciiTheme="minorEastAsia" w:eastAsiaTheme="minorEastAsia" w:hAnsiTheme="minorEastAsia" w:hint="eastAsia"/>
          </w:rPr>
          <w:delText>pr</w:delText>
        </w:r>
        <w:r w:rsidR="007B421E" w:rsidDel="00BE0356">
          <w:rPr>
            <w:rFonts w:asciiTheme="minorEastAsia" w:eastAsiaTheme="minorEastAsia" w:hAnsiTheme="minorEastAsia" w:hint="eastAsia"/>
          </w:rPr>
          <w:delText>oduction</w:delText>
        </w:r>
        <w:r w:rsidRPr="00CE33A5" w:rsidDel="00BE0356">
          <w:rPr>
            <w:rFonts w:asciiTheme="minorEastAsia" w:eastAsiaTheme="minorEastAsia" w:hAnsiTheme="minorEastAsia" w:hint="eastAsia"/>
          </w:rPr>
          <w:delText xml:space="preserve"> </w:delText>
        </w:r>
      </w:del>
      <w:ins w:id="2" w:author="Administrator" w:date="2019-08-30T19:13:00Z">
        <w:r w:rsidR="00BE0356">
          <w:rPr>
            <w:rFonts w:asciiTheme="minorEastAsia" w:eastAsiaTheme="minorEastAsia" w:hAnsiTheme="minorEastAsia" w:hint="eastAsia"/>
          </w:rPr>
          <w:t>High</w:t>
        </w:r>
        <w:r w:rsidR="00BE0356">
          <w:rPr>
            <w:rFonts w:asciiTheme="minorEastAsia" w:eastAsiaTheme="minorEastAsia" w:hAnsiTheme="minorEastAsia"/>
          </w:rPr>
          <w:t xml:space="preserve"> </w:t>
        </w:r>
        <w:r w:rsidR="00BE0356">
          <w:rPr>
            <w:rFonts w:asciiTheme="minorEastAsia" w:eastAsiaTheme="minorEastAsia" w:hAnsiTheme="minorEastAsia" w:hint="eastAsia"/>
          </w:rPr>
          <w:t>efficient</w:t>
        </w:r>
        <w:r w:rsidR="00BE0356">
          <w:rPr>
            <w:rFonts w:asciiTheme="minorEastAsia" w:eastAsiaTheme="minorEastAsia" w:hAnsiTheme="minorEastAsia"/>
          </w:rPr>
          <w:t xml:space="preserve"> </w:t>
        </w:r>
        <w:r w:rsidR="00BE0356">
          <w:rPr>
            <w:rFonts w:asciiTheme="minorEastAsia" w:eastAsiaTheme="minorEastAsia" w:hAnsiTheme="minorEastAsia" w:hint="eastAsia"/>
          </w:rPr>
          <w:t>deposition</w:t>
        </w:r>
        <w:r w:rsidR="00BE0356">
          <w:rPr>
            <w:rFonts w:asciiTheme="minorEastAsia" w:eastAsiaTheme="minorEastAsia" w:hAnsiTheme="minorEastAsia"/>
          </w:rPr>
          <w:t xml:space="preserve"> </w:t>
        </w:r>
      </w:ins>
      <w:ins w:id="3" w:author="Administrator" w:date="2019-08-30T19:14:00Z">
        <w:r w:rsidR="00BE0356">
          <w:t xml:space="preserve">2-in. </w:t>
        </w:r>
        <w:r w:rsidR="00BE0356" w:rsidRPr="00CE33A5">
          <w:t>double-sided</w:t>
        </w:r>
        <w:r w:rsidR="00BE0356">
          <w:t xml:space="preserve"> YBCO thin films </w:t>
        </w:r>
        <w:r w:rsidR="00BE0356">
          <w:rPr>
            <w:rFonts w:asciiTheme="minorEastAsia" w:eastAsiaTheme="minorEastAsia" w:hAnsiTheme="minorEastAsia" w:hint="eastAsia"/>
          </w:rPr>
          <w:t>in</w:t>
        </w:r>
        <w:r w:rsidR="00BE0356">
          <w:rPr>
            <w:rFonts w:asciiTheme="minorEastAsia" w:eastAsiaTheme="minorEastAsia" w:hAnsiTheme="minorEastAsia"/>
          </w:rPr>
          <w:t xml:space="preserve"> </w:t>
        </w:r>
        <w:r w:rsidR="00BE0356">
          <w:rPr>
            <w:rFonts w:asciiTheme="minorEastAsia" w:eastAsiaTheme="minorEastAsia" w:hAnsiTheme="minorEastAsia" w:hint="eastAsia"/>
          </w:rPr>
          <w:t>batch</w:t>
        </w:r>
        <w:r w:rsidR="00BE0356" w:rsidRPr="00CE33A5">
          <w:t xml:space="preserve"> </w:t>
        </w:r>
      </w:ins>
      <w:del w:id="4" w:author="Administrator" w:date="2019-08-30T19:14:00Z">
        <w:r w:rsidRPr="00CE33A5" w:rsidDel="00BE0356">
          <w:rPr>
            <w:rFonts w:asciiTheme="minorEastAsia" w:eastAsiaTheme="minorEastAsia" w:hAnsiTheme="minorEastAsia" w:hint="eastAsia"/>
          </w:rPr>
          <w:delText>of</w:delText>
        </w:r>
      </w:del>
      <w:ins w:id="5" w:author="Administrator" w:date="2019-08-30T19:14:00Z">
        <w:r w:rsidR="00BE0356">
          <w:rPr>
            <w:rFonts w:asciiTheme="minorEastAsia" w:eastAsiaTheme="minorEastAsia" w:hAnsiTheme="minorEastAsia" w:hint="eastAsia"/>
          </w:rPr>
          <w:t>with</w:t>
        </w:r>
      </w:ins>
      <w:r w:rsidRPr="00CE33A5">
        <w:t xml:space="preserve"> </w:t>
      </w:r>
      <w:ins w:id="6" w:author="Administrator" w:date="2019-08-30T19:15:00Z">
        <w:r w:rsidR="00BE0356">
          <w:rPr>
            <w:rFonts w:asciiTheme="minorEastAsia" w:eastAsiaTheme="minorEastAsia" w:hAnsiTheme="minorEastAsia" w:hint="eastAsia"/>
          </w:rPr>
          <w:t>pulsed</w:t>
        </w:r>
        <w:r w:rsidR="00BE0356">
          <w:t xml:space="preserve"> </w:t>
        </w:r>
        <w:r w:rsidR="00BE0356">
          <w:rPr>
            <w:rFonts w:asciiTheme="minorEastAsia" w:eastAsiaTheme="minorEastAsia" w:hAnsiTheme="minorEastAsia" w:hint="eastAsia"/>
          </w:rPr>
          <w:t>inject</w:t>
        </w:r>
        <w:r w:rsidR="00BE0356">
          <w:t xml:space="preserve"> </w:t>
        </w:r>
      </w:ins>
      <w:r w:rsidR="004F2194" w:rsidRPr="00CE33A5">
        <w:t>MOCVD</w:t>
      </w:r>
      <w:del w:id="7" w:author="Administrator" w:date="2019-08-30T19:14:00Z">
        <w:r w:rsidR="004F2194" w:rsidRPr="00CE33A5" w:rsidDel="00BE0356">
          <w:delText>-derived</w:delText>
        </w:r>
      </w:del>
      <w:r w:rsidRPr="00CE33A5">
        <w:t xml:space="preserve"> </w:t>
      </w:r>
      <w:del w:id="8" w:author="Administrator" w:date="2019-08-30T19:14:00Z">
        <w:r w:rsidR="000C15C7" w:rsidRPr="00CE33A5" w:rsidDel="00BE0356">
          <w:delText xml:space="preserve">double-sided </w:delText>
        </w:r>
        <w:r w:rsidR="004029CD" w:rsidDel="00BE0356">
          <w:delText xml:space="preserve">2-in </w:delText>
        </w:r>
        <w:r w:rsidR="00D21710" w:rsidDel="00BE0356">
          <w:delText xml:space="preserve">YBCO </w:delText>
        </w:r>
        <w:r w:rsidR="007F0C92" w:rsidDel="00BE0356">
          <w:delText>thin films</w:delText>
        </w:r>
      </w:del>
    </w:p>
    <w:p w14:paraId="6C2FD3E4" w14:textId="77777777" w:rsidR="006746F1" w:rsidRDefault="00DC5438" w:rsidP="00E15CEF">
      <w:pPr>
        <w:pStyle w:val="2"/>
      </w:pPr>
      <w:r>
        <w:t>R Chen</w:t>
      </w:r>
      <w:r w:rsidR="00416706">
        <w:rPr>
          <w:vertAlign w:val="superscript"/>
        </w:rPr>
        <w:t>1</w:t>
      </w:r>
      <w:r>
        <w:t>, B W Tao</w:t>
      </w:r>
      <w:r w:rsidRPr="00DC5438">
        <w:rPr>
          <w:vertAlign w:val="superscript"/>
        </w:rPr>
        <w:t>1</w:t>
      </w:r>
      <w:r w:rsidR="00416706">
        <w:rPr>
          <w:vertAlign w:val="superscript"/>
        </w:rPr>
        <w:t>,</w:t>
      </w:r>
      <w:r w:rsidR="00A41000">
        <w:rPr>
          <w:vertAlign w:val="superscript"/>
        </w:rPr>
        <w:t xml:space="preserve"> </w:t>
      </w:r>
      <w:r w:rsidR="00416706" w:rsidRPr="00416706">
        <w:rPr>
          <w:sz w:val="18"/>
          <w:szCs w:val="18"/>
        </w:rPr>
        <w:t>*</w:t>
      </w:r>
      <w:r>
        <w:t>, R P Zhao</w:t>
      </w:r>
      <w:r w:rsidRPr="00DC5438">
        <w:rPr>
          <w:vertAlign w:val="superscript"/>
        </w:rPr>
        <w:t>1</w:t>
      </w:r>
      <w:r>
        <w:t>, G Y He</w:t>
      </w:r>
      <w:r w:rsidRPr="00DC5438">
        <w:rPr>
          <w:vertAlign w:val="superscript"/>
        </w:rPr>
        <w:t>1</w:t>
      </w:r>
      <w:r>
        <w:t xml:space="preserve">, C </w:t>
      </w:r>
      <w:r>
        <w:rPr>
          <w:rFonts w:asciiTheme="minorEastAsia" w:eastAsiaTheme="minorEastAsia" w:hAnsiTheme="minorEastAsia" w:hint="eastAsia"/>
        </w:rPr>
        <w:t>Z</w:t>
      </w:r>
      <w:r>
        <w:t>eng</w:t>
      </w:r>
      <w:r w:rsidRPr="00DC5438">
        <w:rPr>
          <w:vertAlign w:val="superscript"/>
        </w:rPr>
        <w:t>2</w:t>
      </w:r>
      <w:r>
        <w:t xml:space="preserve"> and X Y Lu</w:t>
      </w:r>
      <w:r w:rsidRPr="00DC5438">
        <w:rPr>
          <w:vertAlign w:val="superscript"/>
        </w:rPr>
        <w:t>2</w:t>
      </w:r>
    </w:p>
    <w:p w14:paraId="01E0BA95" w14:textId="77777777" w:rsidR="00DC5438" w:rsidRPr="00DC5438" w:rsidRDefault="00DC5438" w:rsidP="00DC5438">
      <w:pPr>
        <w:ind w:firstLineChars="0" w:firstLine="0"/>
        <w:rPr>
          <w:rFonts w:ascii="Times New Roman" w:eastAsiaTheme="minorEastAsia" w:hAnsi="Times New Roman" w:cs="Times New Roman"/>
        </w:rPr>
      </w:pPr>
      <w:r w:rsidRPr="00DC5438">
        <w:rPr>
          <w:rFonts w:ascii="Times New Roman" w:eastAsiaTheme="minorEastAsia" w:hAnsi="Times New Roman" w:cs="Times New Roman"/>
          <w:sz w:val="21"/>
          <w:szCs w:val="21"/>
          <w:vertAlign w:val="superscript"/>
        </w:rPr>
        <w:t>1</w:t>
      </w:r>
      <w:r>
        <w:rPr>
          <w:rFonts w:ascii="Times New Roman" w:eastAsiaTheme="minorEastAsia" w:hAnsi="Times New Roman" w:cs="Times New Roman"/>
          <w:sz w:val="21"/>
          <w:szCs w:val="21"/>
          <w:vertAlign w:val="superscript"/>
        </w:rPr>
        <w:t xml:space="preserve"> </w:t>
      </w:r>
      <w:r w:rsidRPr="00DC5438">
        <w:rPr>
          <w:rFonts w:ascii="Times New Roman" w:eastAsiaTheme="minorEastAsia" w:hAnsi="Times New Roman" w:cs="Times New Roman"/>
        </w:rPr>
        <w:t>State Key Lab of Electronic Thin Films and Integrated Devices, University of Electronic Science and Technology of China, Chengdu, 610054, People’s Republic of China</w:t>
      </w:r>
    </w:p>
    <w:p w14:paraId="25629735" w14:textId="77777777" w:rsidR="00DC5438" w:rsidRDefault="00DC5438" w:rsidP="00DC5438">
      <w:pPr>
        <w:ind w:firstLineChars="0" w:firstLine="0"/>
        <w:rPr>
          <w:rFonts w:ascii="Times New Roman" w:eastAsiaTheme="minorEastAsia" w:hAnsi="Times New Roman" w:cs="Times New Roman"/>
        </w:rPr>
      </w:pPr>
      <w:r w:rsidRPr="00DC5438">
        <w:rPr>
          <w:rFonts w:ascii="Times New Roman" w:eastAsiaTheme="minorEastAsia" w:hAnsi="Times New Roman" w:cs="Times New Roman"/>
          <w:sz w:val="21"/>
          <w:szCs w:val="21"/>
          <w:vertAlign w:val="superscript"/>
        </w:rPr>
        <w:t>2</w:t>
      </w:r>
      <w:r w:rsidR="006A61B6">
        <w:rPr>
          <w:rFonts w:ascii="Times New Roman" w:eastAsiaTheme="minorEastAsia" w:hAnsi="Times New Roman" w:cs="Times New Roman"/>
          <w:sz w:val="21"/>
          <w:szCs w:val="21"/>
          <w:vertAlign w:val="superscript"/>
        </w:rPr>
        <w:t xml:space="preserve"> </w:t>
      </w:r>
      <w:r w:rsidRPr="00DC5438">
        <w:rPr>
          <w:rFonts w:ascii="Times New Roman" w:eastAsiaTheme="minorEastAsia" w:hAnsi="Times New Roman" w:cs="Times New Roman"/>
        </w:rPr>
        <w:t>School of Opto-Electronic Information, University of Electronic Science and Technology of China Chengdu 610054</w:t>
      </w:r>
    </w:p>
    <w:p w14:paraId="524FA51F" w14:textId="77777777" w:rsidR="00416706" w:rsidRPr="00DC5438" w:rsidRDefault="00416706" w:rsidP="00DC5438">
      <w:pPr>
        <w:ind w:firstLineChars="0" w:firstLine="0"/>
        <w:rPr>
          <w:rFonts w:ascii="Times New Roman" w:eastAsiaTheme="minorEastAsia" w:hAnsi="Times New Roman" w:cs="Times New Roman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</w:rPr>
        <w:t>E-mail:taobw@uestc.edu.cn</w:t>
      </w:r>
      <w:proofErr w:type="spellEnd"/>
      <w:proofErr w:type="gramEnd"/>
    </w:p>
    <w:p w14:paraId="547E7113" w14:textId="77777777" w:rsidR="006746F1" w:rsidRPr="00CE33A5" w:rsidRDefault="006746F1" w:rsidP="00BE639E">
      <w:pPr>
        <w:pStyle w:val="2"/>
      </w:pPr>
      <w:r w:rsidRPr="00CE33A5">
        <w:t>Abstract</w:t>
      </w:r>
    </w:p>
    <w:p w14:paraId="11C4C570" w14:textId="77777777" w:rsidR="00081ACD" w:rsidRPr="008F6F8A" w:rsidRDefault="00403A09" w:rsidP="008F6F8A">
      <w:pPr>
        <w:ind w:firstLine="360"/>
      </w:pPr>
      <w:r>
        <w:t>A</w:t>
      </w:r>
      <w:r w:rsidR="00EC6C91" w:rsidRPr="00CE33A5">
        <w:t xml:space="preserve"> double-sided deposition device was designed and applied </w:t>
      </w:r>
      <w:r w:rsidR="005A78A8" w:rsidRPr="00CE33A5">
        <w:t xml:space="preserve">in our home-made MOCVD </w:t>
      </w:r>
      <w:r w:rsidR="005B510F">
        <w:t xml:space="preserve">system </w:t>
      </w:r>
      <w:r w:rsidR="00EC6C91" w:rsidRPr="00CE33A5">
        <w:t xml:space="preserve">to </w:t>
      </w:r>
      <w:r w:rsidR="0066283F" w:rsidRPr="00CE33A5">
        <w:t>efficiently</w:t>
      </w:r>
      <w:r w:rsidR="004D11C1">
        <w:t xml:space="preserve"> </w:t>
      </w:r>
      <w:r w:rsidR="004D11C1">
        <w:rPr>
          <w:rFonts w:cs="Arial"/>
        </w:rPr>
        <w:t>pro</w:t>
      </w:r>
      <w:r w:rsidR="004D11C1" w:rsidRPr="004D11C1">
        <w:rPr>
          <w:rFonts w:eastAsiaTheme="minorEastAsia" w:cs="Arial"/>
        </w:rPr>
        <w:t>duce</w:t>
      </w:r>
      <w:r w:rsidR="00984FC9">
        <w:t xml:space="preserve"> double-sided YBCO </w:t>
      </w:r>
      <w:r w:rsidR="007F0C92">
        <w:t>thin films</w:t>
      </w:r>
      <w:r w:rsidR="005A78A8" w:rsidRPr="00CE33A5">
        <w:t>. With it, at most 12 pieces</w:t>
      </w:r>
      <w:r w:rsidR="00665812">
        <w:t xml:space="preserve"> of double-sided 2-in YBCO </w:t>
      </w:r>
      <w:r w:rsidR="007F0C92">
        <w:t>thin films</w:t>
      </w:r>
      <w:r w:rsidR="005A78A8" w:rsidRPr="00CE33A5">
        <w:t xml:space="preserve"> could be prepared simultaneously.</w:t>
      </w:r>
      <w:r w:rsidR="00D774C8" w:rsidRPr="00CE33A5">
        <w:t xml:space="preserve"> </w:t>
      </w:r>
      <w:r w:rsidR="005A78A8" w:rsidRPr="00CE33A5">
        <w:t>In this paper</w:t>
      </w:r>
      <w:r w:rsidR="00B5070A" w:rsidRPr="00CE33A5">
        <w:t>, 500 n</w:t>
      </w:r>
      <w:r w:rsidR="005F3351">
        <w:t>m thick</w:t>
      </w:r>
      <w:r w:rsidR="004D11C1">
        <w:t xml:space="preserve"> </w:t>
      </w:r>
      <w:r w:rsidR="005F3351">
        <w:t>YBCO</w:t>
      </w:r>
      <w:r w:rsidR="005A78A8" w:rsidRPr="00CE33A5">
        <w:t xml:space="preserve"> </w:t>
      </w:r>
      <w:r w:rsidR="007F0C92">
        <w:t>thin films</w:t>
      </w:r>
      <w:r w:rsidR="00B5070A" w:rsidRPr="00CE33A5">
        <w:t xml:space="preserve"> </w:t>
      </w:r>
      <w:r w:rsidR="00EA38FD" w:rsidRPr="00CE33A5">
        <w:t>were</w:t>
      </w:r>
      <w:r w:rsidR="00B5070A" w:rsidRPr="00CE33A5">
        <w:t xml:space="preserve"> simultaneously deposited on both sides of </w:t>
      </w:r>
      <w:r w:rsidR="00B84745" w:rsidRPr="00CE33A5">
        <w:t>2-in</w:t>
      </w:r>
      <w:r w:rsidR="005A78A8" w:rsidRPr="00CE33A5">
        <w:t xml:space="preserve"> </w:t>
      </w:r>
      <w:r w:rsidR="00B5070A" w:rsidRPr="00CE33A5">
        <w:t>LaAlO</w:t>
      </w:r>
      <w:r w:rsidR="00B5070A" w:rsidRPr="008770E3">
        <w:rPr>
          <w:vertAlign w:val="subscript"/>
        </w:rPr>
        <w:t>3</w:t>
      </w:r>
      <w:r w:rsidR="00B5070A" w:rsidRPr="00CE33A5">
        <w:t xml:space="preserve"> single crystalli</w:t>
      </w:r>
      <w:r w:rsidR="005A78A8" w:rsidRPr="00CE33A5">
        <w:t>ne substrates</w:t>
      </w:r>
      <w:r w:rsidR="0000080C" w:rsidRPr="00CE33A5">
        <w:t xml:space="preserve"> at a</w:t>
      </w:r>
      <w:r w:rsidR="005A78A8" w:rsidRPr="00CE33A5">
        <w:t>n average</w:t>
      </w:r>
      <w:r w:rsidR="0000080C" w:rsidRPr="00CE33A5">
        <w:t xml:space="preserve"> preparation rate of 23</w:t>
      </w:r>
      <w:r w:rsidR="00BE639E">
        <w:t xml:space="preserve"> </w:t>
      </w:r>
      <w:r w:rsidR="00B5070A" w:rsidRPr="00CE33A5">
        <w:t>min per piece</w:t>
      </w:r>
      <w:r w:rsidR="006746F1" w:rsidRPr="00CE33A5">
        <w:t>.</w:t>
      </w:r>
      <w:r w:rsidR="00EA38FD" w:rsidRPr="00CE33A5">
        <w:t xml:space="preserve"> The YBCO </w:t>
      </w:r>
      <w:r w:rsidR="006A61B6">
        <w:t>thin film</w:t>
      </w:r>
      <w:r w:rsidR="00EA38FD" w:rsidRPr="00CE33A5">
        <w:t>s made in this way maintained good consistency bo</w:t>
      </w:r>
      <w:r w:rsidR="001A2516" w:rsidRPr="00CE33A5">
        <w:t xml:space="preserve">th in-plane and double-sided. </w:t>
      </w:r>
      <w:r w:rsidR="00EA38FD" w:rsidRPr="00CE33A5">
        <w:t>Meanwhile, t</w:t>
      </w:r>
      <w:r w:rsidR="006746F1" w:rsidRPr="00CE33A5">
        <w:t xml:space="preserve">he critical density </w:t>
      </w:r>
      <w:r w:rsidR="009A229E">
        <w:t>is between</w:t>
      </w:r>
      <w:r w:rsidR="000D35AE" w:rsidRPr="00CE33A5">
        <w:t xml:space="preserve"> </w:t>
      </w:r>
      <w:r w:rsidR="009A229E">
        <w:t>2.2-</w:t>
      </w:r>
      <w:r w:rsidR="000D35AE" w:rsidRPr="00CE33A5">
        <w:t>2.4</w:t>
      </w:r>
      <w:r w:rsidR="00BE639E">
        <w:t xml:space="preserve"> </w:t>
      </w:r>
      <w:r w:rsidR="009A229E">
        <w:t>MA</w:t>
      </w:r>
      <w:r w:rsidR="009A229E">
        <w:rPr>
          <w:rFonts w:asciiTheme="minorEastAsia" w:eastAsiaTheme="minorEastAsia" w:hAnsiTheme="minorEastAsia" w:hint="eastAsia"/>
        </w:rPr>
        <w:t>·</w:t>
      </w:r>
      <w:r w:rsidR="006746F1" w:rsidRPr="00CE33A5">
        <w:t>cm</w:t>
      </w:r>
      <w:r w:rsidR="006746F1" w:rsidRPr="00F95932">
        <w:rPr>
          <w:vertAlign w:val="superscript"/>
        </w:rPr>
        <w:t>-2</w:t>
      </w:r>
      <w:r w:rsidR="00BE639E" w:rsidRPr="008F6F8A">
        <w:t xml:space="preserve"> </w:t>
      </w:r>
      <w:r w:rsidR="006746F1" w:rsidRPr="00CE33A5">
        <w:t>(77K,0T)</w:t>
      </w:r>
      <w:r w:rsidR="006746F1" w:rsidRPr="008F6F8A">
        <w:rPr>
          <w:rFonts w:hint="eastAsia"/>
        </w:rPr>
        <w:t>，</w:t>
      </w:r>
      <w:r w:rsidR="006746F1" w:rsidRPr="00CE33A5">
        <w:t>and the microwave surface resistance is 0.323</w:t>
      </w:r>
      <w:r w:rsidR="00BE639E">
        <w:t xml:space="preserve"> </w:t>
      </w:r>
      <w:r w:rsidR="006746F1" w:rsidRPr="00CE33A5">
        <w:t>m</w:t>
      </w:r>
      <w:r w:rsidR="006746F1" w:rsidRPr="008F6F8A">
        <w:t>Ω</w:t>
      </w:r>
      <w:r w:rsidR="00BE639E" w:rsidRPr="008F6F8A">
        <w:t xml:space="preserve"> </w:t>
      </w:r>
      <w:r w:rsidR="006746F1" w:rsidRPr="00CE33A5">
        <w:t>(77K,10GHz)</w:t>
      </w:r>
      <w:r w:rsidR="00885FE7" w:rsidRPr="00CE33A5">
        <w:t xml:space="preserve"> that </w:t>
      </w:r>
      <w:r w:rsidR="009074C8" w:rsidRPr="00CE33A5">
        <w:t>has meet the commercial demand</w:t>
      </w:r>
      <w:r w:rsidR="00885FE7" w:rsidRPr="00CE33A5">
        <w:t xml:space="preserve"> of microwave devices</w:t>
      </w:r>
      <w:r w:rsidR="009074C8" w:rsidRPr="00CE33A5">
        <w:t>.</w:t>
      </w:r>
    </w:p>
    <w:p w14:paraId="44D723DE" w14:textId="77777777" w:rsidR="00872BF6" w:rsidRDefault="0088233D" w:rsidP="00BE639E">
      <w:pPr>
        <w:ind w:firstLineChars="0" w:firstLine="0"/>
      </w:pPr>
      <w:r w:rsidRPr="00BE639E">
        <w:rPr>
          <w:rStyle w:val="20"/>
        </w:rPr>
        <w:t>Keywords:</w:t>
      </w:r>
      <w:r w:rsidR="00216FF1" w:rsidRPr="00CE33A5">
        <w:rPr>
          <w:szCs w:val="18"/>
        </w:rPr>
        <w:t xml:space="preserve"> </w:t>
      </w:r>
      <w:r w:rsidR="00EE789E">
        <w:t>MOCVD YBCO double-sided</w:t>
      </w:r>
      <w:r w:rsidR="00D25A79" w:rsidRPr="00BE639E">
        <w:t xml:space="preserve"> </w:t>
      </w:r>
      <w:r w:rsidRPr="00BE639E">
        <w:t>efficient</w:t>
      </w:r>
    </w:p>
    <w:p w14:paraId="0C87CEBF" w14:textId="77777777" w:rsidR="00A911B2" w:rsidRPr="006D0B28" w:rsidRDefault="00A911B2" w:rsidP="006D0B28">
      <w:pPr>
        <w:pBdr>
          <w:bottom w:val="single" w:sz="6" w:space="1" w:color="auto"/>
        </w:pBdr>
        <w:ind w:firstLineChars="0" w:firstLine="0"/>
        <w:rPr>
          <w:rFonts w:eastAsiaTheme="minorEastAsia"/>
        </w:rPr>
        <w:sectPr w:rsidR="00A911B2" w:rsidRPr="006D0B28" w:rsidSect="00872BF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endnotePr>
            <w:numFmt w:val="decimal"/>
          </w:endnotePr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14:paraId="511339B8" w14:textId="77777777" w:rsidR="006746F1" w:rsidRPr="00CE33A5" w:rsidRDefault="003F3AE7" w:rsidP="008F6F8A">
      <w:pPr>
        <w:pStyle w:val="2"/>
      </w:pPr>
      <w:r w:rsidRPr="00CE33A5">
        <w:lastRenderedPageBreak/>
        <w:t>1.</w:t>
      </w:r>
      <w:r w:rsidR="006746F1" w:rsidRPr="00CE33A5">
        <w:t>Introduction</w:t>
      </w:r>
    </w:p>
    <w:p w14:paraId="699A3ADB" w14:textId="77777777" w:rsidR="008727A4" w:rsidRPr="00CE33A5" w:rsidRDefault="002E136D" w:rsidP="008F6F8A">
      <w:pPr>
        <w:ind w:firstLine="360"/>
      </w:pPr>
      <w:r w:rsidRPr="00CE33A5">
        <w:t>YBa</w:t>
      </w:r>
      <w:r w:rsidRPr="00CE33A5">
        <w:rPr>
          <w:vertAlign w:val="subscript"/>
        </w:rPr>
        <w:t>2</w:t>
      </w:r>
      <w:r w:rsidRPr="00CE33A5">
        <w:t>Cu</w:t>
      </w:r>
      <w:r w:rsidRPr="00CE33A5">
        <w:rPr>
          <w:vertAlign w:val="subscript"/>
        </w:rPr>
        <w:t>3</w:t>
      </w:r>
      <w:r w:rsidRPr="00CE33A5">
        <w:t>O</w:t>
      </w:r>
      <w:r w:rsidRPr="00CE33A5">
        <w:rPr>
          <w:vertAlign w:val="subscript"/>
        </w:rPr>
        <w:t>7-delta</w:t>
      </w:r>
      <w:r w:rsidRPr="00CE33A5">
        <w:t xml:space="preserve"> </w:t>
      </w:r>
      <w:r w:rsidR="002001D4" w:rsidRPr="00CE33A5">
        <w:t>(</w:t>
      </w:r>
      <w:r w:rsidR="006746F1" w:rsidRPr="00CE33A5">
        <w:t>YBCO</w:t>
      </w:r>
      <w:r w:rsidR="002001D4" w:rsidRPr="00CE33A5">
        <w:t>)</w:t>
      </w:r>
      <w:r w:rsidR="00403A09" w:rsidRPr="00403A09">
        <w:t xml:space="preserve"> </w:t>
      </w:r>
      <w:r w:rsidR="00403A09" w:rsidRPr="00CE33A5">
        <w:t>high temperature superconductor (HTSC)</w:t>
      </w:r>
      <w:r w:rsidR="00CB3CA2">
        <w:t xml:space="preserve"> </w:t>
      </w:r>
      <w:r w:rsidR="007F0C92">
        <w:t>thin films</w:t>
      </w:r>
      <w:r w:rsidR="006746F1" w:rsidRPr="00CE33A5">
        <w:t xml:space="preserve"> on </w:t>
      </w:r>
      <w:r w:rsidR="00760AEB" w:rsidRPr="00CE33A5">
        <w:t>LaAlO</w:t>
      </w:r>
      <w:r w:rsidR="00760AEB" w:rsidRPr="008F6F8A">
        <w:rPr>
          <w:vertAlign w:val="subscript"/>
        </w:rPr>
        <w:t>3</w:t>
      </w:r>
      <w:r w:rsidR="00760AEB">
        <w:rPr>
          <w:rFonts w:asciiTheme="minorEastAsia" w:eastAsiaTheme="minorEastAsia" w:hAnsiTheme="minorEastAsia"/>
        </w:rPr>
        <w:t xml:space="preserve"> </w:t>
      </w:r>
      <w:r w:rsidR="00760AEB" w:rsidRPr="00760AEB">
        <w:rPr>
          <w:rFonts w:eastAsiaTheme="minorEastAsia" w:cs="Arial"/>
        </w:rPr>
        <w:t>(LAO)</w:t>
      </w:r>
      <w:r w:rsidR="00760AEB" w:rsidRPr="00CE33A5">
        <w:t xml:space="preserve"> </w:t>
      </w:r>
      <w:r w:rsidR="006746F1" w:rsidRPr="00CE33A5">
        <w:t>single crystal</w:t>
      </w:r>
      <w:r w:rsidR="00403A09">
        <w:t xml:space="preserve"> have</w:t>
      </w:r>
      <w:r w:rsidR="006746F1" w:rsidRPr="00CE33A5">
        <w:t xml:space="preserve"> been widely used </w:t>
      </w:r>
      <w:r w:rsidR="00403A09">
        <w:t>for</w:t>
      </w:r>
      <w:r w:rsidR="00937187" w:rsidRPr="00CE33A5">
        <w:t xml:space="preserve"> microwave </w:t>
      </w:r>
      <w:r w:rsidR="00F91080" w:rsidRPr="00CE33A5">
        <w:t>d</w:t>
      </w:r>
      <w:r w:rsidR="00DF07D9" w:rsidRPr="00CE33A5">
        <w:t>e</w:t>
      </w:r>
      <w:r w:rsidR="00F91080" w:rsidRPr="00CE33A5">
        <w:t>vice</w:t>
      </w:r>
      <w:r w:rsidR="006746F1" w:rsidRPr="00CE33A5">
        <w:t xml:space="preserve">s, because of its excellent property of high current capacity and low microwave </w:t>
      </w:r>
      <w:r w:rsidR="00D076B9" w:rsidRPr="00CE33A5">
        <w:t>losses</w:t>
      </w:r>
      <w:r w:rsidR="00583AE5">
        <w:fldChar w:fldCharType="begin">
          <w:fldData xml:space="preserve">PEVuZE5vdGU+PENpdGU+PEF1dGhvcj5Cb25kYXJlbmtvPC9BdXRob3I+PFllYXI+MjAxNzwvWWVh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==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PEVuZE5vdGU+PENpdGU+PEF1dGhvcj5Cb25kYXJlbmtvPC9BdXRob3I+PFllYXI+MjAxNzwvWWVh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==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583AE5">
        <w:fldChar w:fldCharType="separate"/>
      </w:r>
      <w:r w:rsidR="00477DF4">
        <w:rPr>
          <w:noProof/>
        </w:rPr>
        <w:t>[1-10]</w:t>
      </w:r>
      <w:r w:rsidR="00583AE5">
        <w:fldChar w:fldCharType="end"/>
      </w:r>
      <w:r w:rsidR="006746F1" w:rsidRPr="00CE33A5">
        <w:t>. The mic</w:t>
      </w:r>
      <w:r w:rsidR="00403A09">
        <w:t>rowave filters with</w:t>
      </w:r>
      <w:r w:rsidR="006746F1" w:rsidRPr="00CE33A5">
        <w:t xml:space="preserve"> double-sided YBCO </w:t>
      </w:r>
      <w:r w:rsidR="007F0C92">
        <w:t>thin films</w:t>
      </w:r>
      <w:r w:rsidR="00403A09">
        <w:t xml:space="preserve"> have</w:t>
      </w:r>
      <w:r w:rsidR="006746F1" w:rsidRPr="00CE33A5">
        <w:t xml:space="preserve"> much lower insertion loss and stronger anti-interference capability compared to </w:t>
      </w:r>
      <w:r w:rsidR="006426DC">
        <w:t xml:space="preserve">ordinary </w:t>
      </w:r>
      <w:r w:rsidR="006746F1" w:rsidRPr="00CE33A5">
        <w:t>filters</w:t>
      </w:r>
      <w:r w:rsidR="00477DF4">
        <w:fldChar w:fldCharType="begin">
          <w:fldData xml:space="preserve">PEVuZE5vdGU+PENpdGU+PEF1dGhvcj5aaGFuZzwvQXV0aG9yPjxZZWFyPjIwMTg8L1llYXI+PFJl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PEVuZE5vdGU+PENpdGU+PEF1dGhvcj5aaGFuZzwvQXV0aG9yPjxZZWFyPjIwMTg8L1llYXI+PFJl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[11-14]</w:t>
      </w:r>
      <w:r w:rsidR="00477DF4">
        <w:fldChar w:fldCharType="end"/>
      </w:r>
      <w:r w:rsidR="00DB3407">
        <w:t>.</w:t>
      </w:r>
      <w:r w:rsidR="001816A3" w:rsidRPr="00CE33A5">
        <w:t xml:space="preserve"> </w:t>
      </w:r>
      <w:del w:id="9" w:author="Administrator" w:date="2019-08-30T10:43:00Z">
        <w:r w:rsidR="006426DC" w:rsidDel="0069735D">
          <w:rPr>
            <w:rFonts w:asciiTheme="minorEastAsia" w:eastAsiaTheme="minorEastAsia" w:hAnsiTheme="minorEastAsia" w:hint="eastAsia"/>
          </w:rPr>
          <w:delText>E</w:delText>
        </w:r>
      </w:del>
      <w:ins w:id="10" w:author="Administrator" w:date="2019-08-30T10:43:00Z">
        <w:r w:rsidR="0069735D">
          <w:rPr>
            <w:rFonts w:asciiTheme="minorEastAsia" w:eastAsiaTheme="minorEastAsia" w:hAnsiTheme="minorEastAsia" w:hint="eastAsia"/>
          </w:rPr>
          <w:t>In</w:t>
        </w:r>
        <w:r w:rsidR="0069735D">
          <w:t xml:space="preserve"> </w:t>
        </w:r>
        <w:r w:rsidR="0069735D">
          <w:rPr>
            <w:rFonts w:asciiTheme="minorEastAsia" w:eastAsiaTheme="minorEastAsia" w:hAnsiTheme="minorEastAsia" w:hint="eastAsia"/>
          </w:rPr>
          <w:t>e</w:t>
        </w:r>
      </w:ins>
      <w:r w:rsidR="006426DC">
        <w:t>arlier time</w:t>
      </w:r>
      <w:r w:rsidR="006426DC">
        <w:rPr>
          <w:rFonts w:asciiTheme="minorEastAsia" w:eastAsiaTheme="minorEastAsia" w:hAnsiTheme="minorEastAsia" w:hint="eastAsia"/>
        </w:rPr>
        <w:t>，</w:t>
      </w:r>
      <w:r w:rsidR="00072E2F">
        <w:t xml:space="preserve"> double-sided YBCO </w:t>
      </w:r>
      <w:r w:rsidR="007F0C92">
        <w:t>thin films</w:t>
      </w:r>
      <w:r w:rsidR="008727A4" w:rsidRPr="00CE33A5">
        <w:t xml:space="preserve"> </w:t>
      </w:r>
      <w:r w:rsidR="006426DC" w:rsidRPr="006426DC">
        <w:rPr>
          <w:rFonts w:eastAsiaTheme="minorEastAsia" w:cs="Arial"/>
        </w:rPr>
        <w:t>p</w:t>
      </w:r>
      <w:r w:rsidR="006426DC" w:rsidRPr="006426DC">
        <w:rPr>
          <w:rFonts w:cs="Arial"/>
        </w:rPr>
        <w:t>repared</w:t>
      </w:r>
      <w:r w:rsidR="006426DC">
        <w:t xml:space="preserve"> </w:t>
      </w:r>
      <w:r w:rsidR="008727A4" w:rsidRPr="00CE33A5">
        <w:t xml:space="preserve">by depositing the second side after the first side </w:t>
      </w:r>
      <w:del w:id="11" w:author="Administrator" w:date="2019-08-30T10:43:00Z">
        <w:r w:rsidR="006426DC" w:rsidDel="0069735D">
          <w:rPr>
            <w:rFonts w:asciiTheme="minorEastAsia" w:eastAsiaTheme="minorEastAsia" w:hAnsiTheme="minorEastAsia" w:hint="eastAsia"/>
          </w:rPr>
          <w:delText>has been</w:delText>
        </w:r>
      </w:del>
      <w:ins w:id="12" w:author="Administrator" w:date="2019-08-30T10:43:00Z">
        <w:r w:rsidR="0069735D">
          <w:rPr>
            <w:rFonts w:asciiTheme="minorEastAsia" w:eastAsiaTheme="minorEastAsia" w:hAnsiTheme="minorEastAsia" w:hint="eastAsia"/>
          </w:rPr>
          <w:t>being</w:t>
        </w:r>
      </w:ins>
      <w:r w:rsidR="006426DC">
        <w:t xml:space="preserve"> fin</w:t>
      </w:r>
      <w:r w:rsidR="00095A80">
        <w:t>ished</w:t>
      </w:r>
      <w:r w:rsidR="00477DF4">
        <w:fldChar w:fldCharType="begin">
          <w:fldData xml:space="preserve">PEVuZE5vdGU+PENpdGU+PEF1dGhvcj5NdWxsZXI8L0F1dGhvcj48WWVhcj4xOTk3PC9ZZWFyPjxS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PEVuZE5vdGU+PENpdGU+PEF1dGhvcj5NdWxsZXI8L0F1dGhvcj48WWVhcj4xOTk3PC9ZZWFyPjxS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[15-17]</w:t>
      </w:r>
      <w:r w:rsidR="00477DF4">
        <w:fldChar w:fldCharType="end"/>
      </w:r>
      <w:r w:rsidR="008727A4" w:rsidRPr="00CE33A5">
        <w:t xml:space="preserve">, which </w:t>
      </w:r>
      <w:r w:rsidR="00095A80">
        <w:t>had</w:t>
      </w:r>
      <w:r w:rsidR="008727A4" w:rsidRPr="00CE33A5">
        <w:t xml:space="preserve"> negative </w:t>
      </w:r>
      <w:r w:rsidR="00663991" w:rsidRPr="00CE33A5">
        <w:t>impact</w:t>
      </w:r>
      <w:r w:rsidR="008727A4" w:rsidRPr="00CE33A5">
        <w:t>s on the double-sided consistency</w:t>
      </w:r>
      <w:del w:id="13" w:author="Administrator" w:date="2019-08-30T10:54:00Z">
        <w:r w:rsidR="00095A80" w:rsidDel="00CC0F68">
          <w:delText xml:space="preserve"> and</w:delText>
        </w:r>
      </w:del>
      <w:ins w:id="14" w:author="Administrator" w:date="2019-08-30T10:54:00Z">
        <w:r w:rsidR="00CC0F68">
          <w:t>,</w:t>
        </w:r>
      </w:ins>
      <w:r w:rsidR="00095A80">
        <w:t xml:space="preserve"> made the deposition process complicated</w:t>
      </w:r>
      <w:ins w:id="15" w:author="Administrator" w:date="2019-08-30T10:54:00Z">
        <w:r w:rsidR="00CC0F68">
          <w:t xml:space="preserve">, and </w:t>
        </w:r>
      </w:ins>
      <w:ins w:id="16" w:author="Administrator" w:date="2019-08-30T10:55:00Z">
        <w:r w:rsidR="00CC0F68">
          <w:t>more time b</w:t>
        </w:r>
      </w:ins>
      <w:ins w:id="17" w:author="Administrator" w:date="2019-08-30T10:56:00Z">
        <w:r w:rsidR="00CC0F68">
          <w:t xml:space="preserve">een used for </w:t>
        </w:r>
      </w:ins>
      <w:ins w:id="18" w:author="Administrator" w:date="2019-08-30T10:58:00Z">
        <w:r w:rsidR="00CC0F68">
          <w:t>extra-</w:t>
        </w:r>
      </w:ins>
      <w:ins w:id="19" w:author="Administrator" w:date="2019-08-30T10:56:00Z">
        <w:r w:rsidR="00CC0F68">
          <w:t>system vacuum</w:t>
        </w:r>
      </w:ins>
      <w:ins w:id="20" w:author="Administrator" w:date="2019-08-30T10:57:00Z">
        <w:r w:rsidR="00CC0F68">
          <w:t>ing</w:t>
        </w:r>
      </w:ins>
      <w:ins w:id="21" w:author="Administrator" w:date="2019-08-30T10:56:00Z">
        <w:r w:rsidR="00CC0F68">
          <w:t>, cooling-down, and heating-up</w:t>
        </w:r>
      </w:ins>
      <w:r w:rsidR="006A790D" w:rsidRPr="00CE33A5">
        <w:t>. Gradually, simultaneous deposition</w:t>
      </w:r>
      <w:r w:rsidR="00A00B66" w:rsidRPr="00CE33A5">
        <w:t xml:space="preserve"> route</w:t>
      </w:r>
      <w:r w:rsidR="006A790D" w:rsidRPr="00CE33A5">
        <w:t xml:space="preserve"> to prepare double-sided YBCO </w:t>
      </w:r>
      <w:r w:rsidR="009D4CCD">
        <w:t>thin film</w:t>
      </w:r>
      <w:r w:rsidR="006A790D" w:rsidRPr="00CE33A5">
        <w:t xml:space="preserve">s </w:t>
      </w:r>
      <w:r w:rsidR="00095A80">
        <w:t xml:space="preserve">has been developed </w:t>
      </w:r>
      <w:bookmarkStart w:id="22" w:name="_Ref12448075"/>
      <w:r w:rsidR="00095A80">
        <w:t>and</w:t>
      </w:r>
      <w:r w:rsidR="00AD4455" w:rsidRPr="00CE33A5">
        <w:t xml:space="preserve"> made progres</w:t>
      </w:r>
      <w:r w:rsidR="00D54F61" w:rsidRPr="00CE33A5">
        <w:t>s</w:t>
      </w:r>
      <w:bookmarkEnd w:id="22"/>
      <w:r w:rsidR="00B230AC">
        <w:t xml:space="preserve"> </w:t>
      </w:r>
      <w:r w:rsidR="00477DF4">
        <w:fldChar w:fldCharType="begin">
          <w:fldData xml:space="preserve">PEVuZE5vdGU+PENpdGU+PEF1dGhvcj5MaXU8L0F1dGhvcj48WWVhcj4yMDAyPC9ZZWFyPjxSZWNO
dW0+Mjk8L1JlY051bT48RGlzcGxheVRleHQ+WzE4LTIwXTwvRGlzcGxheVRleHQ+PHJlY29yZD48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dW0+Mjk8L1JlY051bT48RGlzcGxheVRleHQ+WzE4LTIwXTwvRGlzcGxheVRleHQ+PHJlY29yZD48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[18-20]</w:t>
      </w:r>
      <w:r w:rsidR="00477DF4">
        <w:fldChar w:fldCharType="end"/>
      </w:r>
      <w:r w:rsidR="006A790D" w:rsidRPr="00CE33A5">
        <w:t>.</w:t>
      </w:r>
    </w:p>
    <w:p w14:paraId="5CD0DCCB" w14:textId="77777777" w:rsidR="00CD41E5" w:rsidRPr="00CE33A5" w:rsidRDefault="00095A80" w:rsidP="008F6F8A">
      <w:pPr>
        <w:ind w:firstLine="360"/>
      </w:pPr>
      <w:r>
        <w:lastRenderedPageBreak/>
        <w:t>With great effort</w:t>
      </w:r>
      <w:r w:rsidR="0062045F" w:rsidRPr="00CE33A5">
        <w:t xml:space="preserve">, </w:t>
      </w:r>
      <w:r w:rsidR="002E0797" w:rsidRPr="00CE33A5">
        <w:t>double-</w:t>
      </w:r>
      <w:r w:rsidR="006746F1" w:rsidRPr="00CE33A5">
        <w:t>si</w:t>
      </w:r>
      <w:r w:rsidR="00F932D2" w:rsidRPr="00CE33A5">
        <w:t xml:space="preserve">ded YBCO </w:t>
      </w:r>
      <w:r w:rsidR="007F0C92">
        <w:t>thin films</w:t>
      </w:r>
      <w:r w:rsidR="006746F1" w:rsidRPr="00CE33A5">
        <w:t xml:space="preserve"> with good performance had been prepared successfully </w:t>
      </w:r>
      <w:r>
        <w:t xml:space="preserve">with different deposition methods </w:t>
      </w:r>
      <w:r w:rsidR="006746F1" w:rsidRPr="00CE33A5">
        <w:t>all over the world</w:t>
      </w:r>
      <w:r w:rsidR="00477DF4">
        <w:fldChar w:fldCharType="begin">
          <w:fldData xml:space="preserve">PEVuZE5vdGU+PENpdGU+PEF1dGhvcj5MaXU8L0F1dGhvcj48WWVhcj4yMDAyPC9ZZWFyPjxSZWNO
dW0+Mjk8L1JlY051bT48RGlzcGxheVRleHQ+WzE4LTIyXTwvRGlzcGxheVRleHQ+PHJlY29yZD48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cmQ+PC9DaXRlPjxDaXRlPjxBdXRob3I+UHJ1c3NlaXQ8L0F1dGhvcj48WWVhcj4yMDAzPC9ZZWFy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dW0+Mjk8L1JlY051bT48RGlzcGxheVRleHQ+WzE4LTIyXTwvRGlzcGxheVRleHQ+PHJlY29yZD48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cmQ+PC9DaXRlPjxDaXRlPjxBdXRob3I+UHJ1c3NlaXQ8L0F1dGhvcj48WWVhcj4yMDAzPC9ZZWFy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[18-22]</w:t>
      </w:r>
      <w:r w:rsidR="00477DF4">
        <w:fldChar w:fldCharType="end"/>
      </w:r>
      <w:r w:rsidR="0062045F" w:rsidRPr="00CE33A5">
        <w:t>,</w:t>
      </w:r>
      <w:r>
        <w:t xml:space="preserve"> but</w:t>
      </w:r>
      <w:r w:rsidR="0062045F" w:rsidRPr="00CE33A5">
        <w:t xml:space="preserve"> the pri</w:t>
      </w:r>
      <w:r w:rsidR="00DA201D" w:rsidRPr="00CE33A5">
        <w:t xml:space="preserve">ce is still </w:t>
      </w:r>
      <w:r>
        <w:t>too high</w:t>
      </w:r>
      <w:r w:rsidR="00DA201D" w:rsidRPr="00CE33A5">
        <w:t xml:space="preserve"> due not only to the high cost of preparation, but also to the low </w:t>
      </w:r>
      <w:r w:rsidR="009675A0" w:rsidRPr="00CE33A5">
        <w:t xml:space="preserve">preparation </w:t>
      </w:r>
      <w:r w:rsidR="00DA201D" w:rsidRPr="00CE33A5">
        <w:t>efficiency</w:t>
      </w:r>
      <w:r w:rsidR="006746F1" w:rsidRPr="00CE33A5">
        <w:t>.</w:t>
      </w:r>
      <w:r w:rsidR="003D3A32" w:rsidRPr="00CE33A5">
        <w:t xml:space="preserve"> </w:t>
      </w:r>
      <w:r w:rsidR="00D37F46" w:rsidRPr="00CE33A5">
        <w:t>Nowadays, t</w:t>
      </w:r>
      <w:r w:rsidR="003D3A32" w:rsidRPr="00CE33A5">
        <w:t xml:space="preserve">he main preparation methods of YBCO </w:t>
      </w:r>
      <w:r w:rsidR="006A61B6">
        <w:t>thin film</w:t>
      </w:r>
      <w:r w:rsidR="003221CE" w:rsidRPr="00CE33A5">
        <w:t>s</w:t>
      </w:r>
      <w:r>
        <w:t xml:space="preserve"> for microwave usage</w:t>
      </w:r>
      <w:r w:rsidR="003D3A32" w:rsidRPr="00CE33A5">
        <w:t xml:space="preserve"> on single crystal include </w:t>
      </w:r>
      <w:r>
        <w:t>co-</w:t>
      </w:r>
      <w:r w:rsidR="003D3A32" w:rsidRPr="00CE33A5">
        <w:t>evaporation</w:t>
      </w:r>
      <w:r w:rsidR="00477DF4">
        <w:fldChar w:fldCharType="begin">
          <w:fldData xml:space="preserve">PEVuZE5vdGU+PENpdGU+PEF1dGhvcj5LaW5kZXI8L0F1dGhvcj48WWVhcj4xOTk1PC9ZZWFyPjxS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PEVuZE5vdGU+PENpdGU+PEF1dGhvcj5LaW5kZXI8L0F1dGhvcj48WWVhcj4xOTk1PC9ZZWFyPjxS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[16, 21]</w:t>
      </w:r>
      <w:r w:rsidR="00477DF4">
        <w:fldChar w:fldCharType="end"/>
      </w:r>
      <w:r w:rsidR="003D3A32" w:rsidRPr="00CE33A5">
        <w:t>, sputtering</w:t>
      </w:r>
      <w:r w:rsidR="00477DF4">
        <w:fldChar w:fldCharType="begin">
          <w:fldData xml:space="preserve">PEVuZE5vdGU+PENpdGU+PEF1dGhvcj5MaXU8L0F1dGhvcj48WWVhcj4yMDAyPC9ZZWFyPjxSZWNO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dW0+Mjk8L1JlY051bT48RGlzcGxheVRleHQ+WzE4LCAxOV08L0Rpc3BsYXlUZXh0PjxyZWNvcmQ+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[18, 19]</w:t>
      </w:r>
      <w:r w:rsidR="00477DF4">
        <w:fldChar w:fldCharType="end"/>
      </w:r>
      <w:r w:rsidR="003D3A32" w:rsidRPr="00CE33A5">
        <w:t>, pu</w:t>
      </w:r>
      <w:r w:rsidR="008578C1" w:rsidRPr="00CE33A5">
        <w:t>lsed laser deposition (PLD)</w:t>
      </w:r>
      <w:r w:rsidR="00477DF4">
        <w:fldChar w:fldCharType="begin">
          <w:fldData xml:space="preserve">PEVuZE5vdGU+PENpdGU+PEF1dGhvcj5Mb3Jlbno8L0F1dGhvcj48WWVhcj4yMDAxPC9ZZWFyPjxS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PEVuZE5vdGU+PENpdGU+PEF1dGhvcj5Mb3Jlbno8L0F1dGhvcj48WWVhcj4yMDAxPC9ZZWFyPjxS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[9, 20]</w:t>
      </w:r>
      <w:r w:rsidR="00477DF4">
        <w:fldChar w:fldCharType="end"/>
      </w:r>
      <w:r w:rsidR="008578C1" w:rsidRPr="00CE33A5">
        <w:t xml:space="preserve"> and </w:t>
      </w:r>
      <w:r w:rsidR="00B27FCA" w:rsidRPr="00CE33A5">
        <w:t>metal organic deposition (</w:t>
      </w:r>
      <w:r w:rsidR="008578C1" w:rsidRPr="00CE33A5">
        <w:t>MOD</w:t>
      </w:r>
      <w:r w:rsidR="00B27FCA" w:rsidRPr="00CE33A5">
        <w:t>)</w:t>
      </w:r>
      <w:r w:rsidR="00477DF4">
        <w:fldChar w:fldCharType="begin">
          <w:fldData xml:space="preserve">PEVuZE5vdGU+PENpdGU+PEF1dGhvcj5XYW5nPC9BdXRob3I+PFllYXI+MjAxNzwvWWVhcj48UmVj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ZXM+NjgtNzI8L3BhZ2VzPjx2b2x1bWU+NTM0PC92b2x1bWU+PGtleXdvcmRzPjxrZXl3b3JkPllC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ZXM+ODIzLTgyNzwvcGFnZXM+PHZvbHVtZT40NDUtNDQ4PC92b2x1bWU+PGtleXdvcmRzPjxrZXl3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PEVuZE5vdGU+PENpdGU+PEF1dGhvcj5XYW5nPC9BdXRob3I+PFllYXI+MjAxNzwvWWVhcj48UmVj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ZXM+NjgtNzI8L3BhZ2VzPjx2b2x1bWU+NTM0PC92b2x1bWU+PGtleXdvcmRzPjxrZXl3b3JkPllC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ZXM+ODIzLTgyNzwvcGFnZXM+PHZvbHVtZT40NDUtNDQ4PC92b2x1bWU+PGtleXdvcmRzPjxrZXl3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[22-24]</w:t>
      </w:r>
      <w:r w:rsidR="00477DF4">
        <w:fldChar w:fldCharType="end"/>
      </w:r>
      <w:r w:rsidR="003D3A32" w:rsidRPr="00CE33A5">
        <w:t>.</w:t>
      </w:r>
      <w:r>
        <w:t xml:space="preserve"> Co-e</w:t>
      </w:r>
      <w:r w:rsidR="003221CE" w:rsidRPr="00CE33A5">
        <w:t xml:space="preserve">vaporation method can be used to deposit single-sided YBCO </w:t>
      </w:r>
      <w:r w:rsidR="007F0C92">
        <w:t>thin films</w:t>
      </w:r>
      <w:r w:rsidR="003221CE" w:rsidRPr="00CE33A5">
        <w:t xml:space="preserve"> </w:t>
      </w:r>
      <w:r>
        <w:t xml:space="preserve">in batch </w:t>
      </w:r>
      <w:r w:rsidR="003221CE" w:rsidRPr="00CE33A5">
        <w:t xml:space="preserve">rapidly, but it </w:t>
      </w:r>
      <w:r>
        <w:t>is difficult</w:t>
      </w:r>
      <w:r w:rsidR="003221CE" w:rsidRPr="00CE33A5">
        <w:t xml:space="preserve"> to simultane</w:t>
      </w:r>
      <w:r w:rsidR="005A7F54">
        <w:t xml:space="preserve">ously deposit double-sided </w:t>
      </w:r>
      <w:r w:rsidR="007F0C92">
        <w:t>thin films</w:t>
      </w:r>
      <w:r w:rsidR="003221CE" w:rsidRPr="00CE33A5">
        <w:t xml:space="preserve"> due to </w:t>
      </w:r>
      <w:r>
        <w:t xml:space="preserve">the raw material melting. With the PLD method, the films are still deposited one side after the other and it takes more than 6 hours to make a sample. </w:t>
      </w:r>
      <w:r w:rsidR="00EA2198" w:rsidRPr="00CE33A5">
        <w:t>The t</w:t>
      </w:r>
      <w:r w:rsidR="00A61BDB" w:rsidRPr="00CE33A5">
        <w:t>raditional sputtering method</w:t>
      </w:r>
      <w:r w:rsidR="002100B2">
        <w:t>,</w:t>
      </w:r>
      <w:r w:rsidR="004C4913" w:rsidRPr="00CE33A5">
        <w:t xml:space="preserve"> </w:t>
      </w:r>
      <w:r w:rsidR="00C310B3" w:rsidRPr="00CE33A5">
        <w:t>of which the depositing rate is only about several n</w:t>
      </w:r>
      <w:r w:rsidR="008D7934">
        <w:t>anometers per minute</w:t>
      </w:r>
      <w:r w:rsidR="00C310B3" w:rsidRPr="00CE33A5">
        <w:t xml:space="preserve">, </w:t>
      </w:r>
      <w:r w:rsidR="004C4913" w:rsidRPr="00CE33A5">
        <w:t>usually</w:t>
      </w:r>
      <w:r w:rsidR="008D7934">
        <w:t xml:space="preserve"> takes</w:t>
      </w:r>
      <w:r w:rsidR="00A61BDB" w:rsidRPr="00CE33A5">
        <w:t xml:space="preserve"> </w:t>
      </w:r>
      <w:r w:rsidR="008D7934">
        <w:t xml:space="preserve">time longer than working </w:t>
      </w:r>
      <w:r w:rsidR="00A61BDB" w:rsidRPr="00CE33A5">
        <w:t xml:space="preserve">hours to prepare a piece of </w:t>
      </w:r>
      <w:r w:rsidR="00C310B3" w:rsidRPr="00CE33A5">
        <w:t xml:space="preserve">500 nm </w:t>
      </w:r>
      <w:r w:rsidR="00C310B3" w:rsidRPr="00CE33A5">
        <w:lastRenderedPageBreak/>
        <w:t xml:space="preserve">thick </w:t>
      </w:r>
      <w:r w:rsidR="00A61BDB" w:rsidRPr="00CE33A5">
        <w:t xml:space="preserve">double-sided YBCO </w:t>
      </w:r>
      <w:r w:rsidR="007F0C92">
        <w:t>thin films</w:t>
      </w:r>
      <w:r w:rsidR="008D7934">
        <w:t>. As for MOD method,</w:t>
      </w:r>
      <w:r w:rsidR="00C310B3" w:rsidRPr="00CE33A5">
        <w:t xml:space="preserve"> </w:t>
      </w:r>
      <w:r w:rsidR="002100B2">
        <w:t xml:space="preserve">just the decomposition process </w:t>
      </w:r>
      <w:r w:rsidR="00C310B3" w:rsidRPr="00CE33A5">
        <w:t xml:space="preserve">takes </w:t>
      </w:r>
      <w:r w:rsidR="00591C4F" w:rsidRPr="00CE33A5">
        <w:t xml:space="preserve">approximately </w:t>
      </w:r>
      <w:r w:rsidR="00C310B3" w:rsidRPr="00CE33A5">
        <w:t>10 hours.</w:t>
      </w:r>
    </w:p>
    <w:p w14:paraId="53B32D8A" w14:textId="77777777" w:rsidR="008D7934" w:rsidRDefault="00877A0D" w:rsidP="008F6F8A">
      <w:pPr>
        <w:ind w:firstLine="360"/>
      </w:pPr>
      <w:r>
        <w:t>In recent years,</w:t>
      </w:r>
      <w:r w:rsidR="009B3588">
        <w:t xml:space="preserve"> m</w:t>
      </w:r>
      <w:r w:rsidR="00CD41E5" w:rsidRPr="00CE33A5">
        <w:t xml:space="preserve">etal organic chemical vapor deposition (MOCVD) method </w:t>
      </w:r>
      <w:r w:rsidR="008D7934">
        <w:t xml:space="preserve">has been improved and make a quick progress </w:t>
      </w:r>
      <w:r w:rsidR="00CD41E5" w:rsidRPr="00CE33A5">
        <w:t>in the prepara</w:t>
      </w:r>
      <w:r w:rsidR="0094743A" w:rsidRPr="00CE33A5">
        <w:t xml:space="preserve">tion of </w:t>
      </w:r>
      <w:r w:rsidR="00241D4A" w:rsidRPr="00CE33A5">
        <w:t>Y</w:t>
      </w:r>
      <w:r w:rsidR="00CD41E5" w:rsidRPr="00CE33A5">
        <w:t>BCO high temperature superconducting (HTS) tapes</w:t>
      </w:r>
      <w:r w:rsidR="008D7934">
        <w:t xml:space="preserve"> as a low cost large-scale production method</w:t>
      </w:r>
      <w:r w:rsidR="00477DF4">
        <w:fldChar w:fldCharType="begin">
          <w:fldData xml:space="preserve">PEVuZE5vdGU+PENpdGU+PEF1dGhvcj5aaGFvPC9BdXRob3I+PFllYXI+MjAxODwvWWVhcj48UmVj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PEVuZE5vdGU+PENpdGU+PEF1dGhvcj5aaGFvPC9BdXRob3I+PFllYXI+MjAxODwvWWVhcj48UmVj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[25-28]</w:t>
      </w:r>
      <w:r w:rsidR="00477DF4">
        <w:fldChar w:fldCharType="end"/>
      </w:r>
      <w:r w:rsidR="008D7934">
        <w:t xml:space="preserve">. As is reported, the deposition rate of YBCO thin films on tapes </w:t>
      </w:r>
      <w:del w:id="23" w:author="Administrator" w:date="2019-08-30T10:46:00Z">
        <w:r w:rsidR="008D7934" w:rsidDel="0069735D">
          <w:rPr>
            <w:rFonts w:asciiTheme="minorEastAsia" w:eastAsiaTheme="minorEastAsia" w:hAnsiTheme="minorEastAsia" w:hint="eastAsia"/>
          </w:rPr>
          <w:delText>has</w:delText>
        </w:r>
      </w:del>
      <w:ins w:id="24" w:author="Administrator" w:date="2019-08-30T10:46:00Z">
        <w:r w:rsidR="0069735D">
          <w:rPr>
            <w:rFonts w:asciiTheme="minorEastAsia" w:eastAsiaTheme="minorEastAsia" w:hAnsiTheme="minorEastAsia" w:hint="eastAsia"/>
          </w:rPr>
          <w:t>could</w:t>
        </w:r>
      </w:ins>
      <w:r w:rsidR="008D7934">
        <w:t xml:space="preserve"> reached up to 1</w:t>
      </w:r>
      <w:ins w:id="25" w:author="Administrator" w:date="2019-08-30T10:46:00Z">
        <w:r w:rsidR="0069735D">
          <w:rPr>
            <w:rFonts w:cs="Arial"/>
          </w:rPr>
          <w:t>μ</w:t>
        </w:r>
      </w:ins>
      <w:del w:id="26" w:author="Administrator" w:date="2019-08-30T10:46:00Z">
        <w:r w:rsidR="008D7934" w:rsidDel="0069735D">
          <w:delText>u</w:delText>
        </w:r>
      </w:del>
      <w:r w:rsidR="008D7934">
        <w:t>m min</w:t>
      </w:r>
      <w:r w:rsidR="008D7934" w:rsidRPr="008D7934">
        <w:rPr>
          <w:vertAlign w:val="superscript"/>
        </w:rPr>
        <w:t>-1</w:t>
      </w:r>
      <w:ins w:id="27" w:author="Administrator" w:date="2019-08-30T10:46:00Z">
        <w:r w:rsidR="0069735D" w:rsidRPr="0069735D">
          <w:rPr>
            <w:rFonts w:ascii="Times New Roman" w:hAnsi="Times New Roman" w:cs="Times New Roman"/>
            <w:vertAlign w:val="superscript"/>
            <w:rPrChange w:id="28" w:author="Administrator" w:date="2019-08-30T10:49:00Z">
              <w:rPr>
                <w:vertAlign w:val="superscript"/>
              </w:rPr>
            </w:rPrChange>
          </w:rPr>
          <w:softHyphen/>
        </w:r>
      </w:ins>
      <w:ins w:id="29" w:author="Administrator" w:date="2019-08-30T10:51:00Z">
        <w:r w:rsidR="0069735D" w:rsidRPr="00A03B81">
          <w:fldChar w:fldCharType="begin"/>
        </w:r>
        <w:r w:rsidR="0069735D" w:rsidRPr="00A03B81">
          <w:instrText xml:space="preserve"> ADDIN EN.CITE &lt;EndNote&gt;&lt;Cite&gt;&lt;Author&gt;Zhao&lt;/Author&gt;&lt;Year&gt;2018&lt;/Year&gt;&lt;RecNum&gt;9&lt;/RecNum&gt;&lt;DisplayText&gt;[25]&lt;/DisplayText&gt;&lt;record&gt;&lt;rec-number&gt;9&lt;/rec-number&gt;&lt;foreign-keys&gt;&lt;key app="EN" db-id="0fsff2dr2v5x24esxe7ptpxa0rs00a990vvt" timestamp="1561626593"&gt;9&lt;/key&gt;&lt;key app="ENWeb" db-id=""&gt;0&lt;/key&gt;&lt;/foreign-keys&gt;&lt;ref-type name="Journal Article"&gt;17&lt;/ref-type&gt;&lt;contributors&gt;&lt;authors&gt;&lt;author&gt;Zhao, Ruipeng&lt;/author&gt;&lt;author&gt;Liu, Qing&lt;/author&gt;&lt;author&gt;Zhang, Fei&lt;/author&gt;&lt;author&gt;Xia, Yudong&lt;/author&gt;&lt;author&gt;Tang, Hao&lt;/author&gt;&lt;author&gt;Lu, Yuming&lt;/author&gt;&lt;author&gt;Cai, Chuanbing&lt;/author&gt;&lt;author&gt;Tao, Bowan&lt;/author&gt;&lt;author&gt;Li, Yanrong&lt;/author&gt;&lt;/authors&gt;&lt;/contributors&gt;&lt;titles&gt;&lt;title&gt;High Rate Growth of MOCVD-Derived GdYBCO Films Based on a Simple Self-Heating Method&lt;/title&gt;&lt;secondary-title&gt;Journal of Electronic Materials&lt;/secondary-title&gt;&lt;/titles&gt;&lt;periodical&gt;&lt;full-title&gt;Journal of Electronic Materials&lt;/full-title&gt;&lt;/periodical&gt;&lt;pages&gt;7062-7068&lt;/pages&gt;&lt;volume&gt;47&lt;/volume&gt;&lt;number&gt;12&lt;/number&gt;&lt;section&gt;7062&lt;/section&gt;&lt;dates&gt;&lt;year&gt;2018&lt;/year&gt;&lt;/dates&gt;&lt;isbn&gt;0361-5235&amp;#xD;1543-186X&lt;/isbn&gt;&lt;urls&gt;&lt;/urls&gt;&lt;electronic-resource-num&gt;10.1007/s11664-018-6632-8&lt;/electronic-resource-num&gt;&lt;/record&gt;&lt;/Cite&gt;&lt;/EndNote&gt;</w:instrText>
        </w:r>
        <w:r w:rsidR="0069735D" w:rsidRPr="00A03B81">
          <w:fldChar w:fldCharType="separate"/>
        </w:r>
        <w:r w:rsidR="0069735D" w:rsidRPr="00A03B81">
          <w:rPr>
            <w:noProof/>
          </w:rPr>
          <w:t>[25]</w:t>
        </w:r>
        <w:r w:rsidR="0069735D" w:rsidRPr="00A03B81">
          <w:fldChar w:fldCharType="end"/>
        </w:r>
      </w:ins>
      <w:ins w:id="30" w:author="Administrator" w:date="2019-08-30T10:47:00Z">
        <w:r w:rsidR="0069735D" w:rsidRPr="0069735D">
          <w:rPr>
            <w:rFonts w:ascii="Times New Roman" w:eastAsia="宋体" w:hAnsi="Times New Roman" w:cs="Times New Roman"/>
            <w:rPrChange w:id="31" w:author="Administrator" w:date="2019-08-30T10:49:00Z">
              <w:rPr>
                <w:rFonts w:ascii="宋体" w:eastAsia="宋体" w:hAnsi="宋体" w:cs="宋体"/>
              </w:rPr>
            </w:rPrChange>
          </w:rPr>
          <w:t>, which is much higher than other</w:t>
        </w:r>
      </w:ins>
      <w:ins w:id="32" w:author="Administrator" w:date="2019-08-30T10:48:00Z">
        <w:r w:rsidR="0069735D" w:rsidRPr="0069735D">
          <w:rPr>
            <w:rFonts w:ascii="Times New Roman" w:eastAsia="宋体" w:hAnsi="Times New Roman" w:cs="Times New Roman"/>
            <w:rPrChange w:id="33" w:author="Administrator" w:date="2019-08-30T10:49:00Z">
              <w:rPr>
                <w:rFonts w:ascii="宋体" w:eastAsia="宋体" w:hAnsi="宋体" w:cs="宋体"/>
              </w:rPr>
            </w:rPrChange>
          </w:rPr>
          <w:t xml:space="preserve"> deposition method</w:t>
        </w:r>
      </w:ins>
      <w:r w:rsidR="008D7934" w:rsidRPr="0069735D">
        <w:rPr>
          <w:rFonts w:ascii="Times New Roman" w:hAnsi="Times New Roman" w:cs="Times New Roman"/>
          <w:rPrChange w:id="34" w:author="Administrator" w:date="2019-08-30T10:49:00Z">
            <w:rPr/>
          </w:rPrChange>
        </w:rPr>
        <w:t>.</w:t>
      </w:r>
      <w:ins w:id="35" w:author="Administrator" w:date="2019-08-30T10:48:00Z">
        <w:r w:rsidR="0069735D" w:rsidRPr="0069735D">
          <w:rPr>
            <w:rFonts w:ascii="Times New Roman" w:hAnsi="Times New Roman" w:cs="Times New Roman"/>
            <w:rPrChange w:id="36" w:author="Administrator" w:date="2019-08-30T10:49:00Z">
              <w:rPr/>
            </w:rPrChange>
          </w:rPr>
          <w:t xml:space="preserve"> These films also have </w:t>
        </w:r>
      </w:ins>
      <w:ins w:id="37" w:author="Administrator" w:date="2019-08-30T10:49:00Z">
        <w:r w:rsidR="0069735D" w:rsidRPr="0069735D">
          <w:rPr>
            <w:rFonts w:ascii="Times New Roman" w:hAnsi="Times New Roman" w:cs="Times New Roman"/>
            <w:rPrChange w:id="38" w:author="Administrator" w:date="2019-08-30T10:49:00Z">
              <w:rPr/>
            </w:rPrChange>
          </w:rPr>
          <w:t>good high frequency properties.</w:t>
        </w:r>
      </w:ins>
      <w:r w:rsidR="008D7934">
        <w:t xml:space="preserve"> </w:t>
      </w:r>
      <w:del w:id="39" w:author="Administrator" w:date="2019-08-30T10:50:00Z">
        <w:r w:rsidR="00CD41E5" w:rsidRPr="00CE33A5" w:rsidDel="0069735D">
          <w:delText xml:space="preserve">so </w:delText>
        </w:r>
      </w:del>
      <w:del w:id="40" w:author="Administrator" w:date="2019-08-30T10:52:00Z">
        <w:r w:rsidR="00CD41E5" w:rsidRPr="00CE33A5" w:rsidDel="00CC0F68">
          <w:delText xml:space="preserve">we transplanted </w:delText>
        </w:r>
      </w:del>
      <w:del w:id="41" w:author="Administrator" w:date="2019-08-30T10:50:00Z">
        <w:r w:rsidR="00CD41E5" w:rsidRPr="00CE33A5" w:rsidDel="0069735D">
          <w:delText xml:space="preserve">it </w:delText>
        </w:r>
      </w:del>
      <w:del w:id="42" w:author="Administrator" w:date="2019-08-30T10:52:00Z">
        <w:r w:rsidR="00CD41E5" w:rsidRPr="00CE33A5" w:rsidDel="00CC0F68">
          <w:delText xml:space="preserve">into the preparation of YBCO </w:delText>
        </w:r>
        <w:r w:rsidR="007F0C92" w:rsidDel="00CC0F68">
          <w:delText>thin films</w:delText>
        </w:r>
        <w:r w:rsidR="00CD41E5" w:rsidRPr="00CE33A5" w:rsidDel="00CC0F68">
          <w:delText xml:space="preserve"> on single c</w:delText>
        </w:r>
        <w:r w:rsidR="00B7220A" w:rsidRPr="00CE33A5" w:rsidDel="00CC0F68">
          <w:delText>r</w:delText>
        </w:r>
        <w:r w:rsidR="00CD41E5" w:rsidRPr="00CE33A5" w:rsidDel="00CC0F68">
          <w:delText>ystal.</w:delText>
        </w:r>
        <w:r w:rsidR="00A61BDB" w:rsidRPr="00CE33A5" w:rsidDel="00CC0F68">
          <w:delText xml:space="preserve"> </w:delText>
        </w:r>
      </w:del>
      <w:del w:id="43" w:author="Administrator" w:date="2019-08-30T10:51:00Z">
        <w:r w:rsidR="00CD41E5" w:rsidRPr="00CE33A5" w:rsidDel="0069735D">
          <w:delText xml:space="preserve">As </w:delText>
        </w:r>
        <w:r w:rsidR="002B5630" w:rsidRPr="00CE33A5" w:rsidDel="0069735D">
          <w:delText xml:space="preserve">is </w:delText>
        </w:r>
        <w:r w:rsidR="00CD41E5" w:rsidRPr="00CE33A5" w:rsidDel="0069735D">
          <w:delText xml:space="preserve">reported, </w:delText>
        </w:r>
        <w:r w:rsidR="00B7220A" w:rsidRPr="00CE33A5" w:rsidDel="0069735D">
          <w:delText xml:space="preserve">the deposition rate of YBCO </w:delText>
        </w:r>
        <w:r w:rsidR="009D4CCD" w:rsidDel="0069735D">
          <w:delText>thin film</w:delText>
        </w:r>
        <w:r w:rsidR="00B7220A" w:rsidRPr="00CE33A5" w:rsidDel="0069735D">
          <w:delText>s on tapes has reached up to 1</w:delText>
        </w:r>
        <w:r w:rsidR="008E5849" w:rsidRPr="00CE33A5" w:rsidDel="0069735D">
          <w:rPr>
            <w:rFonts w:ascii="等线" w:eastAsia="等线" w:hAnsi="等线" w:hint="eastAsia"/>
          </w:rPr>
          <w:delText>μ</w:delText>
        </w:r>
        <w:r w:rsidR="00F255AD" w:rsidRPr="00CE33A5" w:rsidDel="0069735D">
          <w:delText>m·</w:delText>
        </w:r>
        <w:r w:rsidR="00B7220A" w:rsidRPr="00CE33A5" w:rsidDel="0069735D">
          <w:delText>min</w:delText>
        </w:r>
        <w:r w:rsidR="00F255AD" w:rsidRPr="00CE33A5" w:rsidDel="0069735D">
          <w:rPr>
            <w:vertAlign w:val="superscript"/>
          </w:rPr>
          <w:delText>-1</w:delText>
        </w:r>
        <w:r w:rsidR="00A03B81" w:rsidRPr="00A03B81" w:rsidDel="0069735D">
          <w:fldChar w:fldCharType="begin"/>
        </w:r>
        <w:r w:rsidR="00A03B81" w:rsidRPr="00A03B81" w:rsidDel="0069735D">
          <w:delInstrText xml:space="preserve"> ADDIN EN.CITE &lt;EndNote&gt;&lt;Cite&gt;&lt;Author&gt;Zhao&lt;/Author&gt;&lt;Year&gt;2018&lt;/Year&gt;&lt;RecNum&gt;9&lt;/RecNum&gt;&lt;DisplayText&gt;[25]&lt;/DisplayText&gt;&lt;record&gt;&lt;rec-number&gt;9&lt;/rec-number&gt;&lt;foreign-keys&gt;&lt;key app="EN" db-id="0fsff2dr2v5x24esxe7ptpxa0rs00a990vvt" timestamp="1561626593"&gt;9&lt;/key&gt;&lt;key app="ENWeb" db-id=""&gt;0&lt;/key&gt;&lt;/foreign-keys&gt;&lt;ref-type name="Journal Article"&gt;17&lt;/ref-type&gt;&lt;contributors&gt;&lt;authors&gt;&lt;author&gt;Zhao, Ruipeng&lt;/author&gt;&lt;author&gt;Liu, Qing&lt;/author&gt;&lt;author&gt;Zhang, Fei&lt;/author&gt;&lt;author&gt;Xia, Yudong&lt;/author&gt;&lt;author&gt;Tang, Hao&lt;/author&gt;&lt;author&gt;Lu, Yuming&lt;/author&gt;&lt;author&gt;Cai, Chuanbing&lt;/author&gt;&lt;author&gt;Tao, Bowan&lt;/author&gt;&lt;author&gt;Li, Yanrong&lt;/author&gt;&lt;/authors&gt;&lt;/contributors&gt;&lt;titles&gt;&lt;title&gt;High Rate Growth of MOCVD-Derived GdYBCO Films Based on a Simple Self-Heating Method&lt;/title&gt;&lt;secondary-title&gt;Journal of Electronic Materials&lt;/secondary-title&gt;&lt;/titles&gt;&lt;periodical&gt;&lt;full-title&gt;Journal of Electronic Materials&lt;/full-title&gt;&lt;/periodical&gt;&lt;pages&gt;7062-7068&lt;/pages&gt;&lt;volume&gt;47&lt;/volume&gt;&lt;number&gt;12&lt;/number&gt;&lt;section&gt;7062&lt;/section&gt;&lt;dates&gt;&lt;year&gt;2018&lt;/year&gt;&lt;/dates&gt;&lt;isbn&gt;0361-5235&amp;#xD;1543-186X&lt;/isbn&gt;&lt;urls&gt;&lt;/urls&gt;&lt;electronic-resource-num&gt;10.1007/s11664-018-6632-8&lt;/electronic-resource-num&gt;&lt;/record&gt;&lt;/Cite&gt;&lt;/EndNote&gt;</w:delInstrText>
        </w:r>
        <w:r w:rsidR="00A03B81" w:rsidRPr="00A03B81" w:rsidDel="0069735D">
          <w:fldChar w:fldCharType="separate"/>
        </w:r>
        <w:r w:rsidR="00A03B81" w:rsidRPr="00A03B81" w:rsidDel="0069735D">
          <w:rPr>
            <w:noProof/>
          </w:rPr>
          <w:delText>[25]</w:delText>
        </w:r>
        <w:r w:rsidR="00A03B81" w:rsidRPr="00A03B81" w:rsidDel="0069735D">
          <w:fldChar w:fldCharType="end"/>
        </w:r>
        <w:r w:rsidR="006A0967" w:rsidRPr="00CE33A5" w:rsidDel="0069735D">
          <w:delText xml:space="preserve">. </w:delText>
        </w:r>
      </w:del>
      <w:r w:rsidR="008D7934">
        <w:t>This fast deposition method</w:t>
      </w:r>
      <w:r w:rsidR="008D7934" w:rsidRPr="008D7934">
        <w:t xml:space="preserve"> for HTS tapes should be also suitable for YBCO thin films on single crystals only if it could deposit on the both sides of the substrates.</w:t>
      </w:r>
      <w:ins w:id="44" w:author="Administrator" w:date="2019-08-30T10:52:00Z">
        <w:r w:rsidR="00CC0F68">
          <w:t xml:space="preserve"> S</w:t>
        </w:r>
        <w:r w:rsidR="00CC0F68" w:rsidRPr="00CE33A5">
          <w:t xml:space="preserve">o we transplanted </w:t>
        </w:r>
        <w:r w:rsidR="00CC0F68">
          <w:t xml:space="preserve">our MOCVD equipment </w:t>
        </w:r>
        <w:r w:rsidR="00CC0F68" w:rsidRPr="00CE33A5">
          <w:t xml:space="preserve">into the preparation of YBCO </w:t>
        </w:r>
        <w:r w:rsidR="00CC0F68">
          <w:t>thin films</w:t>
        </w:r>
        <w:r w:rsidR="00CC0F68" w:rsidRPr="00CE33A5">
          <w:t xml:space="preserve"> on single crystal.</w:t>
        </w:r>
      </w:ins>
    </w:p>
    <w:p w14:paraId="1BE6E026" w14:textId="01AAF81D" w:rsidR="008665F5" w:rsidRPr="00CE33A5" w:rsidRDefault="006615D1" w:rsidP="008F6F8A">
      <w:pPr>
        <w:ind w:firstLine="360"/>
      </w:pPr>
      <w:r>
        <w:t>Meanwhile</w:t>
      </w:r>
      <w:r w:rsidR="006A0967" w:rsidRPr="00CE33A5">
        <w:t xml:space="preserve">, </w:t>
      </w:r>
      <w:r>
        <w:t>i</w:t>
      </w:r>
      <w:r w:rsidRPr="006615D1">
        <w:t>n o</w:t>
      </w:r>
      <w:r w:rsidR="00B230AC">
        <w:t>rder to further improve the efficiency</w:t>
      </w:r>
      <w:r w:rsidRPr="006615D1">
        <w:t xml:space="preserve"> of preparation, </w:t>
      </w:r>
      <w:r>
        <w:t xml:space="preserve">the </w:t>
      </w:r>
      <w:r w:rsidRPr="006615D1">
        <w:t>pre</w:t>
      </w:r>
      <w:r>
        <w:t>-</w:t>
      </w:r>
      <w:r w:rsidRPr="006615D1">
        <w:t xml:space="preserve">preparation </w:t>
      </w:r>
      <w:r w:rsidR="00B230AC">
        <w:t xml:space="preserve">that cost several hours </w:t>
      </w:r>
      <w:r w:rsidRPr="006615D1">
        <w:t>such as</w:t>
      </w:r>
      <w:ins w:id="45" w:author="Administrator" w:date="2019-08-30T10:53:00Z">
        <w:r w:rsidR="00CC0F68">
          <w:t xml:space="preserve"> vacuuming,</w:t>
        </w:r>
      </w:ins>
      <w:r w:rsidRPr="006615D1">
        <w:t xml:space="preserve"> heating</w:t>
      </w:r>
      <w:ins w:id="46" w:author="Administrator" w:date="2019-08-30T10:52:00Z">
        <w:r w:rsidR="00CC0F68">
          <w:t>-up</w:t>
        </w:r>
      </w:ins>
      <w:ins w:id="47" w:author="Administrator" w:date="2019-08-30T10:53:00Z">
        <w:r w:rsidR="00CC0F68">
          <w:t>,</w:t>
        </w:r>
      </w:ins>
      <w:r w:rsidRPr="006615D1">
        <w:t xml:space="preserve"> and preparation of the precursor solution, and post-annealing should also be </w:t>
      </w:r>
      <w:del w:id="48" w:author="Administrator" w:date="2019-08-30T10:58:00Z">
        <w:r w:rsidRPr="006615D1" w:rsidDel="00CC0F68">
          <w:delText>taken into account</w:delText>
        </w:r>
      </w:del>
      <w:ins w:id="49" w:author="Administrator" w:date="2019-08-30T10:58:00Z">
        <w:r w:rsidR="00CC0F68">
          <w:t>considered</w:t>
        </w:r>
      </w:ins>
      <w:r>
        <w:t>.</w:t>
      </w:r>
      <w:r w:rsidR="00A523AD" w:rsidRPr="00CE33A5">
        <w:t xml:space="preserve"> </w:t>
      </w:r>
      <w:r w:rsidR="008709BF" w:rsidRPr="00CE33A5">
        <w:t xml:space="preserve">The efficiency of the preparation of YBCO </w:t>
      </w:r>
      <w:r w:rsidR="007F0C92">
        <w:t xml:space="preserve">thin </w:t>
      </w:r>
      <w:r w:rsidR="009D4CCD">
        <w:t>films</w:t>
      </w:r>
      <w:r w:rsidR="008709BF" w:rsidRPr="00CE33A5">
        <w:t xml:space="preserve"> would greatly enhanced </w:t>
      </w:r>
      <w:r w:rsidR="00B230AC">
        <w:t>if multi-</w:t>
      </w:r>
      <w:r w:rsidR="00521CE5">
        <w:t xml:space="preserve">pieces of </w:t>
      </w:r>
      <w:ins w:id="50" w:author="Administrator" w:date="2019-08-30T14:26:00Z">
        <w:r w:rsidR="002376FF">
          <w:rPr>
            <w:rFonts w:asciiTheme="minorEastAsia" w:eastAsiaTheme="minorEastAsia" w:hAnsiTheme="minorEastAsia" w:hint="eastAsia"/>
          </w:rPr>
          <w:t>double-sided</w:t>
        </w:r>
        <w:r w:rsidR="002376FF">
          <w:t xml:space="preserve"> </w:t>
        </w:r>
      </w:ins>
      <w:r w:rsidR="00521CE5">
        <w:t xml:space="preserve">YBCO </w:t>
      </w:r>
      <w:r w:rsidR="007F0C92">
        <w:t>thin films</w:t>
      </w:r>
      <w:r w:rsidR="008709BF" w:rsidRPr="00CE33A5">
        <w:t xml:space="preserve"> rather than only one </w:t>
      </w:r>
      <w:ins w:id="51" w:author="Administrator" w:date="2019-08-30T14:26:00Z">
        <w:r w:rsidR="002376FF">
          <w:rPr>
            <w:rFonts w:asciiTheme="minorEastAsia" w:eastAsiaTheme="minorEastAsia" w:hAnsiTheme="minorEastAsia" w:hint="eastAsia"/>
          </w:rPr>
          <w:t>piece</w:t>
        </w:r>
        <w:r w:rsidR="002376FF">
          <w:t xml:space="preserve"> </w:t>
        </w:r>
      </w:ins>
      <w:r w:rsidR="008709BF" w:rsidRPr="00CE33A5">
        <w:t xml:space="preserve">were deposited </w:t>
      </w:r>
      <w:r w:rsidR="00B230AC">
        <w:t>in one run</w:t>
      </w:r>
      <w:r w:rsidR="008709BF" w:rsidRPr="00CE33A5">
        <w:t>.</w:t>
      </w:r>
      <w:r w:rsidR="004424AE" w:rsidRPr="00CE33A5">
        <w:t xml:space="preserve"> </w:t>
      </w:r>
    </w:p>
    <w:p w14:paraId="0331E38E" w14:textId="77777777" w:rsidR="00B230AC" w:rsidRPr="0008288D" w:rsidRDefault="004424AE" w:rsidP="00D703EA">
      <w:pPr>
        <w:ind w:firstLine="360"/>
        <w:rPr>
          <w:rFonts w:cs="Arial"/>
        </w:rPr>
      </w:pPr>
      <w:r w:rsidRPr="00CE33A5">
        <w:t>In</w:t>
      </w:r>
      <w:r w:rsidR="004D58EF" w:rsidRPr="00CE33A5">
        <w:t xml:space="preserve"> the paper, </w:t>
      </w:r>
      <w:r w:rsidR="00B230AC">
        <w:t>a double-sided MOCVD deposit</w:t>
      </w:r>
      <w:r w:rsidR="009A229E">
        <w:t>i</w:t>
      </w:r>
      <w:r w:rsidR="00B230AC">
        <w:t xml:space="preserve">on device </w:t>
      </w:r>
      <w:r w:rsidR="009A229E">
        <w:t xml:space="preserve">was designed to prepare multi-pieces of double-sided YBCO thin films simultaneously and efficiently. </w:t>
      </w:r>
      <w:commentRangeStart w:id="52"/>
      <w:r w:rsidR="009A229E">
        <w:t xml:space="preserve">The test results </w:t>
      </w:r>
      <w:r w:rsidR="00760AEB">
        <w:t xml:space="preserve">of the double-sided YBCO thin films on </w:t>
      </w:r>
      <w:r w:rsidR="009A229E">
        <w:t>indicated that the critical current density (</w:t>
      </w:r>
      <w:r w:rsidR="009A229E" w:rsidRPr="002872AD">
        <w:rPr>
          <w:rFonts w:ascii="Cambria" w:hAnsi="Cambria"/>
          <w:i/>
        </w:rPr>
        <w:t>J</w:t>
      </w:r>
      <w:r w:rsidR="009A229E" w:rsidRPr="002872AD">
        <w:rPr>
          <w:rFonts w:ascii="Cambria" w:hAnsi="Cambria"/>
          <w:i/>
          <w:vertAlign w:val="subscript"/>
        </w:rPr>
        <w:t>c</w:t>
      </w:r>
      <w:r w:rsidR="009A229E">
        <w:t>) is between</w:t>
      </w:r>
      <w:r w:rsidR="009A229E" w:rsidRPr="00CE33A5">
        <w:t xml:space="preserve"> </w:t>
      </w:r>
      <w:r w:rsidR="009A229E">
        <w:t>2.2-</w:t>
      </w:r>
      <w:r w:rsidR="009A229E" w:rsidRPr="00CE33A5">
        <w:t>2.4</w:t>
      </w:r>
      <w:r w:rsidR="009A229E">
        <w:t xml:space="preserve"> MA</w:t>
      </w:r>
      <w:r w:rsidR="009A229E">
        <w:rPr>
          <w:rFonts w:asciiTheme="minorEastAsia" w:eastAsiaTheme="minorEastAsia" w:hAnsiTheme="minorEastAsia" w:hint="eastAsia"/>
        </w:rPr>
        <w:t>·</w:t>
      </w:r>
      <w:r w:rsidR="009A229E" w:rsidRPr="00CE33A5">
        <w:t>cm</w:t>
      </w:r>
      <w:r w:rsidR="009A229E" w:rsidRPr="00F95932">
        <w:rPr>
          <w:vertAlign w:val="superscript"/>
        </w:rPr>
        <w:t>-2</w:t>
      </w:r>
      <w:r w:rsidR="009A229E">
        <w:t xml:space="preserve">(77K) </w:t>
      </w:r>
      <w:r w:rsidR="009A229E">
        <w:rPr>
          <w:rFonts w:asciiTheme="minorEastAsia" w:eastAsiaTheme="minorEastAsia" w:hAnsiTheme="minorEastAsia" w:hint="eastAsia"/>
        </w:rPr>
        <w:t>an</w:t>
      </w:r>
      <w:r w:rsidR="009A229E">
        <w:t>d</w:t>
      </w:r>
      <w:r w:rsidR="009A229E" w:rsidRPr="00CE33A5">
        <w:t xml:space="preserve"> the microwave surface resistance</w:t>
      </w:r>
      <w:r w:rsidR="0008288D">
        <w:t xml:space="preserve"> (</w:t>
      </w:r>
      <w:r w:rsidR="0008288D" w:rsidRPr="002872AD">
        <w:rPr>
          <w:rFonts w:ascii="Cambria" w:hAnsi="Cambria"/>
          <w:i/>
        </w:rPr>
        <w:t>R</w:t>
      </w:r>
      <w:r w:rsidR="0008288D" w:rsidRPr="002872AD">
        <w:rPr>
          <w:rFonts w:ascii="Cambria" w:hAnsi="Cambria"/>
          <w:i/>
          <w:vertAlign w:val="subscript"/>
        </w:rPr>
        <w:t>s</w:t>
      </w:r>
      <w:r w:rsidR="0008288D">
        <w:t>)</w:t>
      </w:r>
      <w:r w:rsidR="009A229E" w:rsidRPr="00CE33A5">
        <w:t xml:space="preserve"> is 0.323</w:t>
      </w:r>
      <w:r w:rsidR="009A229E">
        <w:t xml:space="preserve"> </w:t>
      </w:r>
      <w:r w:rsidR="009A229E" w:rsidRPr="00CE33A5">
        <w:t>m</w:t>
      </w:r>
      <w:r w:rsidR="009A229E" w:rsidRPr="008F6F8A">
        <w:t xml:space="preserve">Ω </w:t>
      </w:r>
      <w:r w:rsidR="009A229E" w:rsidRPr="00CE33A5">
        <w:t>(77K,10GHz)</w:t>
      </w:r>
      <w:r w:rsidR="009A229E">
        <w:t>, which</w:t>
      </w:r>
      <w:r w:rsidR="009A229E" w:rsidRPr="00CE33A5">
        <w:t xml:space="preserve"> has meet the commercial demand of microwave devices</w:t>
      </w:r>
      <w:r w:rsidR="0008288D">
        <w:t xml:space="preserve"> </w:t>
      </w:r>
      <w:r w:rsidR="009A229E">
        <w:t>(</w:t>
      </w:r>
      <w:r w:rsidR="0008288D" w:rsidRPr="002872AD">
        <w:rPr>
          <w:rFonts w:ascii="Cambria" w:hAnsi="Cambria"/>
          <w:i/>
        </w:rPr>
        <w:t>J</w:t>
      </w:r>
      <w:r w:rsidR="0008288D" w:rsidRPr="002872AD">
        <w:rPr>
          <w:rFonts w:ascii="Cambria" w:hAnsi="Cambria"/>
          <w:i/>
          <w:vertAlign w:val="subscript"/>
        </w:rPr>
        <w:t>c</w:t>
      </w:r>
      <w:r w:rsidR="009A229E" w:rsidRPr="0008288D">
        <w:rPr>
          <w:rFonts w:eastAsiaTheme="minorEastAsia" w:cs="Arial"/>
        </w:rPr>
        <w:t>&gt;</w:t>
      </w:r>
      <w:r w:rsidR="0008288D">
        <w:rPr>
          <w:rFonts w:eastAsiaTheme="minorEastAsia" w:cs="Arial"/>
        </w:rPr>
        <w:t>=</w:t>
      </w:r>
      <w:r w:rsidR="009A229E" w:rsidRPr="0008288D">
        <w:rPr>
          <w:rFonts w:eastAsiaTheme="minorEastAsia" w:cs="Arial"/>
        </w:rPr>
        <w:t>2.0</w:t>
      </w:r>
      <w:r w:rsidR="0008288D" w:rsidRPr="0008288D">
        <w:rPr>
          <w:rFonts w:cs="Arial"/>
        </w:rPr>
        <w:t xml:space="preserve"> MA</w:t>
      </w:r>
      <w:r w:rsidR="0008288D" w:rsidRPr="0008288D">
        <w:rPr>
          <w:rFonts w:eastAsiaTheme="minorEastAsia" w:cs="Arial"/>
        </w:rPr>
        <w:t>·</w:t>
      </w:r>
      <w:r w:rsidR="0008288D" w:rsidRPr="0008288D">
        <w:rPr>
          <w:rFonts w:cs="Arial"/>
        </w:rPr>
        <w:t>cm</w:t>
      </w:r>
      <w:r w:rsidR="0008288D" w:rsidRPr="0008288D">
        <w:rPr>
          <w:rFonts w:cs="Arial"/>
          <w:vertAlign w:val="superscript"/>
        </w:rPr>
        <w:t>-2</w:t>
      </w:r>
      <w:r w:rsidR="004971B8">
        <w:rPr>
          <w:rFonts w:cs="Arial"/>
        </w:rPr>
        <w:t>(77k, 0T)</w:t>
      </w:r>
      <w:r w:rsidR="0008288D">
        <w:rPr>
          <w:rFonts w:cs="Arial"/>
        </w:rPr>
        <w:t xml:space="preserve">, </w:t>
      </w:r>
      <w:r w:rsidR="0008288D" w:rsidRPr="002872AD">
        <w:rPr>
          <w:rFonts w:ascii="Cambria" w:hAnsi="Cambria"/>
          <w:i/>
        </w:rPr>
        <w:t>R</w:t>
      </w:r>
      <w:r w:rsidR="0008288D" w:rsidRPr="002872AD">
        <w:rPr>
          <w:rFonts w:ascii="Cambria" w:hAnsi="Cambria"/>
          <w:i/>
          <w:vertAlign w:val="subscript"/>
        </w:rPr>
        <w:t>s</w:t>
      </w:r>
      <w:r w:rsidR="0008288D">
        <w:rPr>
          <w:rFonts w:cs="Arial"/>
        </w:rPr>
        <w:t>&lt;0.5</w:t>
      </w:r>
      <w:r w:rsidR="0008288D">
        <w:t xml:space="preserve"> </w:t>
      </w:r>
      <w:r w:rsidR="0008288D" w:rsidRPr="00CE33A5">
        <w:t>m</w:t>
      </w:r>
      <w:r w:rsidR="0008288D" w:rsidRPr="008F6F8A">
        <w:t>Ω</w:t>
      </w:r>
      <w:r w:rsidR="0008288D">
        <w:t xml:space="preserve"> (77K,10GHz)</w:t>
      </w:r>
      <w:r w:rsidR="009A229E" w:rsidRPr="0008288D">
        <w:rPr>
          <w:rFonts w:cs="Arial"/>
        </w:rPr>
        <w:t>)</w:t>
      </w:r>
      <w:r w:rsidR="0008288D">
        <w:rPr>
          <w:rFonts w:cs="Arial"/>
        </w:rPr>
        <w:t>.</w:t>
      </w:r>
      <w:commentRangeEnd w:id="52"/>
      <w:r w:rsidR="00CC0F68">
        <w:rPr>
          <w:rStyle w:val="af4"/>
        </w:rPr>
        <w:commentReference w:id="52"/>
      </w:r>
    </w:p>
    <w:p w14:paraId="2BF37895" w14:textId="77777777" w:rsidR="00906BDF" w:rsidRDefault="003F3AE7" w:rsidP="00D703EA">
      <w:pPr>
        <w:pStyle w:val="2"/>
      </w:pPr>
      <w:r w:rsidRPr="002F3FB4">
        <w:t>2.</w:t>
      </w:r>
      <w:r w:rsidR="003F33AB" w:rsidRPr="002F3FB4">
        <w:t>Experiment</w:t>
      </w:r>
      <w:r w:rsidR="003F33AB" w:rsidRPr="00CE33A5">
        <w:tab/>
      </w:r>
    </w:p>
    <w:p w14:paraId="3665B63C" w14:textId="21DB4127" w:rsidR="0008288D" w:rsidRPr="0008288D" w:rsidRDefault="0008288D" w:rsidP="0008288D">
      <w:pPr>
        <w:ind w:firstLine="360"/>
        <w:rPr>
          <w:rFonts w:eastAsiaTheme="minorEastAsia"/>
        </w:rPr>
      </w:pPr>
      <w:r>
        <w:t>A</w:t>
      </w:r>
      <w:r w:rsidRPr="00CE33A5">
        <w:t xml:space="preserve"> double-sided deposition device, </w:t>
      </w:r>
      <w:r>
        <w:t>which contained</w:t>
      </w:r>
      <w:r w:rsidRPr="00CE33A5">
        <w:t xml:space="preserve"> a planetary turntable </w:t>
      </w:r>
      <w:r>
        <w:t xml:space="preserve">rotating disk </w:t>
      </w:r>
      <w:r w:rsidRPr="00CE33A5">
        <w:t xml:space="preserve">for </w:t>
      </w:r>
      <w:r>
        <w:t>holding substrates and a shower with</w:t>
      </w:r>
      <w:r w:rsidRPr="00CE33A5">
        <w:t xml:space="preserve"> two opposite symmetrical </w:t>
      </w:r>
      <w:r>
        <w:t xml:space="preserve">narrow </w:t>
      </w:r>
      <w:r w:rsidRPr="00CE33A5">
        <w:t xml:space="preserve">slits, </w:t>
      </w:r>
      <w:r>
        <w:t>was</w:t>
      </w:r>
      <w:r w:rsidRPr="00CE33A5">
        <w:t xml:space="preserve"> designed to prepare </w:t>
      </w:r>
      <w:r>
        <w:t>multi-</w:t>
      </w:r>
      <w:r w:rsidRPr="00CE33A5">
        <w:t xml:space="preserve">pieces of </w:t>
      </w:r>
      <w:r>
        <w:t>double-sided YBCO thin films</w:t>
      </w:r>
      <w:r w:rsidRPr="00CE33A5">
        <w:t xml:space="preserve"> simultaneously</w:t>
      </w:r>
      <w:del w:id="53" w:author="Administrator" w:date="2019-08-30T14:27:00Z">
        <w:r w:rsidRPr="00CE33A5" w:rsidDel="002376FF">
          <w:delText xml:space="preserve"> and efficiently</w:delText>
        </w:r>
      </w:del>
      <w:r>
        <w:t xml:space="preserve"> as </w:t>
      </w:r>
      <w:del w:id="54" w:author="Administrator" w:date="2019-08-30T18:22:00Z">
        <w:r w:rsidDel="003233CE">
          <w:delText xml:space="preserve">is </w:delText>
        </w:r>
      </w:del>
      <w:r>
        <w:t xml:space="preserve">shown in </w:t>
      </w:r>
      <w:r>
        <w:lastRenderedPageBreak/>
        <w:t>Figure 1</w:t>
      </w:r>
      <w:r w:rsidRPr="00CE33A5">
        <w:t xml:space="preserve">. The planetary turntable </w:t>
      </w:r>
      <w:r>
        <w:t xml:space="preserve">disk </w:t>
      </w:r>
      <w:r w:rsidRPr="00CE33A5">
        <w:t>having 12 circumferentially shaped openin</w:t>
      </w:r>
      <w:r>
        <w:t>gs, in which substrate wafers were maintained, wa</w:t>
      </w:r>
      <w:r w:rsidRPr="00CE33A5">
        <w:t>s applied to deposi</w:t>
      </w:r>
      <w:r>
        <w:t>t YBCO thin films</w:t>
      </w:r>
      <w:r w:rsidRPr="00CE33A5">
        <w:t xml:space="preserve"> on multiply </w:t>
      </w:r>
      <w:r>
        <w:t xml:space="preserve">pieces of </w:t>
      </w:r>
      <w:r w:rsidRPr="00CE33A5">
        <w:t>L</w:t>
      </w:r>
      <w:r w:rsidR="00760AEB">
        <w:t>AO</w:t>
      </w:r>
      <w:r w:rsidRPr="00CE33A5">
        <w:t xml:space="preserve"> </w:t>
      </w:r>
      <w:del w:id="55" w:author="Administrator" w:date="2019-08-30T14:36:00Z">
        <w:r w:rsidRPr="00CE33A5" w:rsidDel="002376FF">
          <w:delText xml:space="preserve">substrate </w:delText>
        </w:r>
      </w:del>
      <w:r w:rsidRPr="00CE33A5">
        <w:t>wafers</w:t>
      </w:r>
      <w:r w:rsidR="00776AB6">
        <w:t xml:space="preserve"> as is shown in Figure 1(a)</w:t>
      </w:r>
      <w:r w:rsidRPr="00CE33A5">
        <w:t xml:space="preserve">. With it, at most 12 pieces of YBCO </w:t>
      </w:r>
      <w:r>
        <w:t>thin films</w:t>
      </w:r>
      <w:r w:rsidRPr="00CE33A5">
        <w:t xml:space="preserve"> could be deposited </w:t>
      </w:r>
      <w:r>
        <w:t>in one run</w:t>
      </w:r>
      <w:r w:rsidRPr="00CE33A5">
        <w:t xml:space="preserve">, significantly shortening the preparation progress of each YBCO </w:t>
      </w:r>
      <w:r>
        <w:t>thin films</w:t>
      </w:r>
      <w:r w:rsidRPr="00CE33A5">
        <w:t xml:space="preserve">. And </w:t>
      </w:r>
      <w:del w:id="56" w:author="Administrator" w:date="2019-08-30T18:33:00Z">
        <w:r w:rsidRPr="00CE33A5" w:rsidDel="0028495A">
          <w:rPr>
            <w:rFonts w:asciiTheme="minorEastAsia" w:eastAsiaTheme="minorEastAsia" w:hAnsiTheme="minorEastAsia" w:hint="eastAsia"/>
          </w:rPr>
          <w:delText>the shower</w:delText>
        </w:r>
        <w:r w:rsidR="004D11C1" w:rsidDel="0028495A">
          <w:rPr>
            <w:rFonts w:asciiTheme="minorEastAsia" w:eastAsiaTheme="minorEastAsia" w:hAnsiTheme="minorEastAsia" w:hint="eastAsia"/>
          </w:rPr>
          <w:delText xml:space="preserve"> head</w:delText>
        </w:r>
      </w:del>
      <w:ins w:id="57" w:author="Administrator" w:date="2019-08-30T18:33:00Z">
        <w:r w:rsidR="0028495A">
          <w:rPr>
            <w:rFonts w:asciiTheme="minorEastAsia" w:eastAsiaTheme="minorEastAsia" w:hAnsiTheme="minorEastAsia" w:hint="eastAsia"/>
          </w:rPr>
          <w:t>a</w:t>
        </w:r>
        <w:r w:rsidR="0028495A">
          <w:t xml:space="preserve"> simple </w:t>
        </w:r>
      </w:ins>
      <w:ins w:id="58" w:author="Administrator" w:date="2019-08-30T18:34:00Z">
        <w:r w:rsidR="0028495A">
          <w:t>nozzle</w:t>
        </w:r>
      </w:ins>
      <w:r w:rsidR="004D11C1">
        <w:t xml:space="preserve"> with</w:t>
      </w:r>
      <w:r w:rsidRPr="00CE33A5">
        <w:t xml:space="preserve"> two opposite symmetrical </w:t>
      </w:r>
      <w:del w:id="59" w:author="Administrator" w:date="2019-08-30T18:34:00Z">
        <w:r w:rsidDel="0028495A">
          <w:delText xml:space="preserve">narrow </w:delText>
        </w:r>
      </w:del>
      <w:ins w:id="60" w:author="Administrator" w:date="2019-08-30T18:34:00Z">
        <w:r w:rsidR="0028495A">
          <w:t xml:space="preserve">linear </w:t>
        </w:r>
      </w:ins>
      <w:r w:rsidRPr="00CE33A5">
        <w:t>slits</w:t>
      </w:r>
      <w:ins w:id="61" w:author="Administrator" w:date="2019-08-30T14:39:00Z">
        <w:r w:rsidR="00B261D9">
          <w:rPr>
            <w:rFonts w:ascii="宋体" w:eastAsia="宋体" w:hAnsi="宋体" w:cs="宋体" w:hint="eastAsia"/>
          </w:rPr>
          <w:t>，</w:t>
        </w:r>
      </w:ins>
      <w:ins w:id="62" w:author="Administrator" w:date="2019-08-30T18:22:00Z">
        <w:r w:rsidR="00E97044">
          <w:rPr>
            <w:rFonts w:ascii="宋体" w:eastAsia="宋体" w:hAnsi="宋体" w:cs="宋体" w:hint="eastAsia"/>
          </w:rPr>
          <w:t>with</w:t>
        </w:r>
        <w:r w:rsidR="00E97044">
          <w:rPr>
            <w:rFonts w:ascii="宋体" w:eastAsia="宋体" w:hAnsi="宋体" w:cs="宋体"/>
          </w:rPr>
          <w:t xml:space="preserve"> </w:t>
        </w:r>
      </w:ins>
      <w:ins w:id="63" w:author="Administrator" w:date="2019-08-30T14:39:00Z">
        <w:r w:rsidR="00B261D9">
          <w:rPr>
            <w:rFonts w:ascii="宋体" w:eastAsia="宋体" w:hAnsi="宋体" w:cs="宋体" w:hint="eastAsia"/>
          </w:rPr>
          <w:t>1</w:t>
        </w:r>
      </w:ins>
      <w:ins w:id="64" w:author="Administrator" w:date="2019-08-30T14:41:00Z">
        <w:r w:rsidR="00B261D9">
          <w:rPr>
            <w:rFonts w:ascii="宋体" w:eastAsia="宋体" w:hAnsi="宋体" w:cs="宋体"/>
          </w:rPr>
          <w:t xml:space="preserve"> </w:t>
        </w:r>
      </w:ins>
      <w:ins w:id="65" w:author="Administrator" w:date="2019-08-30T14:39:00Z">
        <w:r w:rsidR="00B261D9">
          <w:rPr>
            <w:rFonts w:ascii="宋体" w:eastAsia="宋体" w:hAnsi="宋体" w:cs="宋体" w:hint="eastAsia"/>
          </w:rPr>
          <w:t>mm</w:t>
        </w:r>
        <w:r w:rsidR="00B261D9">
          <w:rPr>
            <w:rFonts w:ascii="宋体" w:eastAsia="宋体" w:hAnsi="宋体" w:cs="宋体"/>
          </w:rPr>
          <w:t xml:space="preserve"> </w:t>
        </w:r>
        <w:r w:rsidR="00B261D9">
          <w:rPr>
            <w:rFonts w:ascii="宋体" w:eastAsia="宋体" w:hAnsi="宋体" w:cs="宋体" w:hint="eastAsia"/>
          </w:rPr>
          <w:t>in</w:t>
        </w:r>
      </w:ins>
      <w:ins w:id="66" w:author="Administrator" w:date="2019-08-30T14:40:00Z">
        <w:r w:rsidR="00B261D9">
          <w:rPr>
            <w:rFonts w:ascii="宋体" w:eastAsia="宋体" w:hAnsi="宋体" w:cs="宋体"/>
          </w:rPr>
          <w:t xml:space="preserve"> </w:t>
        </w:r>
      </w:ins>
      <w:ins w:id="67" w:author="Administrator" w:date="2019-08-30T14:39:00Z">
        <w:r w:rsidR="00B261D9">
          <w:rPr>
            <w:rFonts w:ascii="宋体" w:eastAsia="宋体" w:hAnsi="宋体" w:cs="宋体" w:hint="eastAsia"/>
          </w:rPr>
          <w:t>width</w:t>
        </w:r>
      </w:ins>
      <w:ins w:id="68" w:author="Administrator" w:date="2019-08-30T14:40:00Z">
        <w:r w:rsidR="00B261D9">
          <w:rPr>
            <w:rFonts w:ascii="宋体" w:eastAsia="宋体" w:hAnsi="宋体" w:cs="宋体"/>
          </w:rPr>
          <w:t xml:space="preserve"> </w:t>
        </w:r>
        <w:r w:rsidR="00B261D9">
          <w:rPr>
            <w:rFonts w:ascii="宋体" w:eastAsia="宋体" w:hAnsi="宋体" w:cs="宋体" w:hint="eastAsia"/>
          </w:rPr>
          <w:t>and</w:t>
        </w:r>
        <w:r w:rsidR="00B261D9">
          <w:rPr>
            <w:rFonts w:ascii="宋体" w:eastAsia="宋体" w:hAnsi="宋体" w:cs="宋体"/>
          </w:rPr>
          <w:t xml:space="preserve"> </w:t>
        </w:r>
      </w:ins>
      <w:ins w:id="69" w:author="Administrator" w:date="2019-08-30T14:41:00Z">
        <w:r w:rsidR="00B261D9">
          <w:rPr>
            <w:rFonts w:ascii="宋体" w:eastAsia="宋体" w:hAnsi="宋体" w:cs="宋体"/>
          </w:rPr>
          <w:t>7</w:t>
        </w:r>
      </w:ins>
      <w:ins w:id="70" w:author="Administrator" w:date="2019-08-30T14:40:00Z">
        <w:r w:rsidR="00B261D9">
          <w:rPr>
            <w:rFonts w:ascii="宋体" w:eastAsia="宋体" w:hAnsi="宋体" w:cs="宋体"/>
          </w:rPr>
          <w:t>0</w:t>
        </w:r>
      </w:ins>
      <w:ins w:id="71" w:author="Administrator" w:date="2019-08-30T14:41:00Z">
        <w:r w:rsidR="00B261D9">
          <w:rPr>
            <w:rFonts w:ascii="宋体" w:eastAsia="宋体" w:hAnsi="宋体" w:cs="宋体"/>
          </w:rPr>
          <w:t xml:space="preserve"> </w:t>
        </w:r>
      </w:ins>
      <w:ins w:id="72" w:author="Administrator" w:date="2019-08-30T14:40:00Z">
        <w:r w:rsidR="00B261D9">
          <w:rPr>
            <w:rFonts w:ascii="宋体" w:eastAsia="宋体" w:hAnsi="宋体" w:cs="宋体" w:hint="eastAsia"/>
          </w:rPr>
          <w:t>mm</w:t>
        </w:r>
        <w:r w:rsidR="00B261D9">
          <w:rPr>
            <w:rFonts w:ascii="宋体" w:eastAsia="宋体" w:hAnsi="宋体" w:cs="宋体"/>
          </w:rPr>
          <w:t xml:space="preserve"> </w:t>
        </w:r>
        <w:r w:rsidR="00B261D9">
          <w:rPr>
            <w:rFonts w:ascii="宋体" w:eastAsia="宋体" w:hAnsi="宋体" w:cs="宋体" w:hint="eastAsia"/>
          </w:rPr>
          <w:t>in</w:t>
        </w:r>
        <w:r w:rsidR="00B261D9">
          <w:rPr>
            <w:rFonts w:ascii="宋体" w:eastAsia="宋体" w:hAnsi="宋体" w:cs="宋体"/>
          </w:rPr>
          <w:t xml:space="preserve"> </w:t>
        </w:r>
        <w:r w:rsidR="00B261D9">
          <w:rPr>
            <w:rFonts w:ascii="宋体" w:eastAsia="宋体" w:hAnsi="宋体" w:cs="宋体" w:hint="eastAsia"/>
          </w:rPr>
          <w:t>length</w:t>
        </w:r>
      </w:ins>
      <w:ins w:id="73" w:author="Administrator" w:date="2019-08-30T18:34:00Z">
        <w:r w:rsidR="0028495A">
          <w:rPr>
            <w:rFonts w:ascii="宋体" w:eastAsia="宋体" w:hAnsi="宋体" w:cs="宋体"/>
          </w:rPr>
          <w:t xml:space="preserve"> </w:t>
        </w:r>
      </w:ins>
      <w:ins w:id="74" w:author="Administrator" w:date="2019-08-30T18:36:00Z">
        <w:r w:rsidR="0028495A">
          <w:rPr>
            <w:rFonts w:ascii="宋体" w:eastAsia="宋体" w:hAnsi="宋体" w:cs="宋体"/>
          </w:rPr>
          <w:t xml:space="preserve">and </w:t>
        </w:r>
      </w:ins>
      <w:ins w:id="75" w:author="Administrator" w:date="2019-08-30T18:35:00Z">
        <w:r w:rsidR="0028495A">
          <w:rPr>
            <w:rFonts w:ascii="宋体" w:eastAsia="宋体" w:hAnsi="宋体" w:cs="宋体"/>
          </w:rPr>
          <w:t>30 mm in distance each other</w:t>
        </w:r>
      </w:ins>
      <w:ins w:id="76" w:author="Administrator" w:date="2019-08-30T14:40:00Z">
        <w:r w:rsidR="00B261D9">
          <w:rPr>
            <w:rFonts w:ascii="宋体" w:eastAsia="宋体" w:hAnsi="宋体" w:cs="宋体" w:hint="eastAsia"/>
          </w:rPr>
          <w:t>，</w:t>
        </w:r>
      </w:ins>
      <w:r>
        <w:t xml:space="preserve"> wa</w:t>
      </w:r>
      <w:r w:rsidRPr="00CE33A5">
        <w:t xml:space="preserve">s used to deposit YBCO </w:t>
      </w:r>
      <w:r>
        <w:t>thin films</w:t>
      </w:r>
      <w:r w:rsidRPr="00CE33A5">
        <w:t xml:space="preserve"> on both sides of a </w:t>
      </w:r>
      <w:r w:rsidR="00760AEB">
        <w:t>LAO</w:t>
      </w:r>
      <w:r>
        <w:t xml:space="preserve"> wafer</w:t>
      </w:r>
      <w:r w:rsidRPr="00CE33A5">
        <w:t xml:space="preserve"> simultaneously</w:t>
      </w:r>
      <w:r w:rsidR="00776AB6">
        <w:t xml:space="preserve"> as</w:t>
      </w:r>
      <w:del w:id="77" w:author="Administrator" w:date="2019-08-30T18:22:00Z">
        <w:r w:rsidR="00776AB6" w:rsidDel="003233CE">
          <w:delText xml:space="preserve"> is</w:delText>
        </w:r>
      </w:del>
      <w:r w:rsidR="00776AB6">
        <w:t xml:space="preserve"> shown in figure 1(b)</w:t>
      </w:r>
      <w:r w:rsidRPr="00CE33A5">
        <w:t>. In this way, the efficient pr</w:t>
      </w:r>
      <w:r w:rsidR="004D11C1">
        <w:t>oduction</w:t>
      </w:r>
      <w:r w:rsidRPr="00CE33A5">
        <w:t xml:space="preserve"> of MOCVD</w:t>
      </w:r>
      <w:r>
        <w:t>-derived double-sided YBCO thin films</w:t>
      </w:r>
      <w:r w:rsidRPr="00CE33A5">
        <w:t xml:space="preserve"> </w:t>
      </w:r>
      <w:r>
        <w:t>was</w:t>
      </w:r>
      <w:r w:rsidRPr="00CE33A5">
        <w:t xml:space="preserve"> realized.</w:t>
      </w:r>
    </w:p>
    <w:p w14:paraId="770CFEED" w14:textId="4A2DD9F9" w:rsidR="00FB29A8" w:rsidRPr="00CE33A5" w:rsidRDefault="003F33AB" w:rsidP="00D703EA">
      <w:pPr>
        <w:ind w:firstLine="360"/>
      </w:pPr>
      <w:r w:rsidRPr="00CE33A5">
        <w:t xml:space="preserve">In our experiment, </w:t>
      </w:r>
      <w:r w:rsidR="00114819" w:rsidRPr="00CE33A5">
        <w:t>2-in</w:t>
      </w:r>
      <w:ins w:id="78" w:author="Administrator" w:date="2019-08-30T17:43:00Z">
        <w:r w:rsidR="00017AA6">
          <w:t>.</w:t>
        </w:r>
      </w:ins>
      <w:r w:rsidR="00114819" w:rsidRPr="00CE33A5">
        <w:t xml:space="preserve"> </w:t>
      </w:r>
      <w:r w:rsidR="00760AEB">
        <w:t>LAO</w:t>
      </w:r>
      <w:r w:rsidR="00114819" w:rsidRPr="00CE33A5">
        <w:t xml:space="preserve"> single crystal wafers </w:t>
      </w:r>
      <w:r w:rsidR="00B039A7" w:rsidRPr="00CE33A5">
        <w:t>wer</w:t>
      </w:r>
      <w:r w:rsidRPr="00CE33A5">
        <w:t>e used as substrates</w:t>
      </w:r>
      <w:r w:rsidR="00865DFF" w:rsidRPr="00CE33A5">
        <w:t xml:space="preserve"> for YBCO </w:t>
      </w:r>
      <w:r w:rsidR="007F0C92">
        <w:t xml:space="preserve">thin </w:t>
      </w:r>
      <w:r w:rsidR="009D4CCD">
        <w:t>films</w:t>
      </w:r>
      <w:r w:rsidRPr="00CE33A5">
        <w:t>. Before depositing</w:t>
      </w:r>
      <w:del w:id="79" w:author="Administrator" w:date="2019-08-30T18:37:00Z">
        <w:r w:rsidRPr="00CE33A5" w:rsidDel="0028495A">
          <w:delText xml:space="preserve"> </w:delText>
        </w:r>
        <w:r w:rsidR="007F0C92" w:rsidDel="0028495A">
          <w:delText xml:space="preserve">thin </w:delText>
        </w:r>
        <w:r w:rsidR="009D4CCD" w:rsidDel="0028495A">
          <w:delText>films</w:delText>
        </w:r>
      </w:del>
      <w:r w:rsidRPr="00CE33A5">
        <w:t xml:space="preserve">, the deposition chamber </w:t>
      </w:r>
      <w:r w:rsidR="00B039A7" w:rsidRPr="00CE33A5">
        <w:t>was</w:t>
      </w:r>
      <w:r w:rsidR="00AE36C7" w:rsidRPr="00CE33A5">
        <w:t xml:space="preserve"> heated to 845</w:t>
      </w:r>
      <w:r w:rsidR="001D437D" w:rsidRPr="00062358">
        <w:rPr>
          <w:rFonts w:hint="eastAsia"/>
        </w:rPr>
        <w:t>℃</w:t>
      </w:r>
      <w:r w:rsidRPr="00CE33A5">
        <w:t xml:space="preserve">, while the evaporation chamber and transport pipeline </w:t>
      </w:r>
      <w:r w:rsidR="00B039A7" w:rsidRPr="00CE33A5">
        <w:t>were</w:t>
      </w:r>
      <w:r w:rsidR="00AE36C7" w:rsidRPr="00CE33A5">
        <w:t xml:space="preserve"> heated to 300</w:t>
      </w:r>
      <w:r w:rsidR="001D437D" w:rsidRPr="00062358">
        <w:rPr>
          <w:rFonts w:hint="eastAsia"/>
        </w:rPr>
        <w:t>℃</w:t>
      </w:r>
      <w:r w:rsidRPr="00CE33A5">
        <w:t xml:space="preserve">. Meanwhile, </w:t>
      </w:r>
      <w:r w:rsidR="00757487" w:rsidRPr="00CE33A5">
        <w:t>Y(tmhd)</w:t>
      </w:r>
      <w:r w:rsidR="00757487" w:rsidRPr="0000106B">
        <w:rPr>
          <w:vertAlign w:val="subscript"/>
        </w:rPr>
        <w:t>3</w:t>
      </w:r>
      <w:r w:rsidR="00757487" w:rsidRPr="00CE33A5">
        <w:t>, Ba(thmd)</w:t>
      </w:r>
      <w:r w:rsidR="00757487" w:rsidRPr="0000106B">
        <w:rPr>
          <w:vertAlign w:val="subscript"/>
        </w:rPr>
        <w:t>2</w:t>
      </w:r>
      <w:r w:rsidR="00757487" w:rsidRPr="00CE33A5">
        <w:t>·(1,10-heptanedionate), Cu(thmd)</w:t>
      </w:r>
      <w:r w:rsidR="00757487" w:rsidRPr="0000106B">
        <w:rPr>
          <w:vertAlign w:val="subscript"/>
        </w:rPr>
        <w:t>2</w:t>
      </w:r>
      <w:r w:rsidR="00B901A9">
        <w:t xml:space="preserve"> </w:t>
      </w:r>
      <w:r w:rsidR="00B039A7" w:rsidRPr="00CE33A5">
        <w:t>were</w:t>
      </w:r>
      <w:r w:rsidR="00757487" w:rsidRPr="00CE33A5">
        <w:t xml:space="preserve"> dissolved into tetrahydrofuran solution in a proper proportion</w:t>
      </w:r>
      <w:r w:rsidR="005D7AFA">
        <w:t>,</w:t>
      </w:r>
      <w:r w:rsidR="005D7AFA" w:rsidRPr="005D7AFA">
        <w:t xml:space="preserve"> </w:t>
      </w:r>
      <w:r w:rsidR="005D7AFA">
        <w:t xml:space="preserve">where ‘thmd’ is the </w:t>
      </w:r>
      <w:r w:rsidR="005D7AFA" w:rsidRPr="00B901A9">
        <w:t>abbreviation</w:t>
      </w:r>
      <w:r w:rsidR="005D7AFA">
        <w:t xml:space="preserve"> of </w:t>
      </w:r>
      <w:r w:rsidR="005D7AFA" w:rsidRPr="00CE33A5">
        <w:t>2,2,6,6,</w:t>
      </w:r>
      <w:r w:rsidR="00907FCF">
        <w:t xml:space="preserve"> </w:t>
      </w:r>
      <w:r w:rsidR="00992307">
        <w:t>-tetramethy-3,5-heptanedioline</w:t>
      </w:r>
      <w:r w:rsidR="00757487" w:rsidRPr="00CE33A5">
        <w:t>.</w:t>
      </w:r>
      <w:r w:rsidR="00865DFF" w:rsidRPr="00CE33A5">
        <w:t xml:space="preserve"> T</w:t>
      </w:r>
      <w:r w:rsidR="00AC7DDC" w:rsidRPr="00CE33A5">
        <w:t xml:space="preserve">he </w:t>
      </w:r>
      <w:r w:rsidR="000C0662">
        <w:t>pre-</w:t>
      </w:r>
      <w:r w:rsidR="00AC7DDC" w:rsidRPr="00CE33A5">
        <w:t xml:space="preserve">preparation for </w:t>
      </w:r>
      <w:r w:rsidR="00A47498">
        <w:t xml:space="preserve">the deposition of </w:t>
      </w:r>
      <w:r w:rsidR="00C66068">
        <w:t xml:space="preserve">YBCO </w:t>
      </w:r>
      <w:r w:rsidR="007F0C92">
        <w:t>thin films</w:t>
      </w:r>
      <w:r w:rsidR="00865DFF" w:rsidRPr="00CE33A5">
        <w:t xml:space="preserve"> </w:t>
      </w:r>
      <w:r w:rsidR="00961105" w:rsidRPr="00CE33A5">
        <w:t>took</w:t>
      </w:r>
      <w:r w:rsidR="00865DFF" w:rsidRPr="00CE33A5">
        <w:t xml:space="preserve"> about </w:t>
      </w:r>
      <w:r w:rsidR="00FD67AF" w:rsidRPr="00CE33A5">
        <w:t>140 minutes</w:t>
      </w:r>
      <w:r w:rsidR="00865DFF" w:rsidRPr="00CE33A5">
        <w:t xml:space="preserve">. </w:t>
      </w:r>
      <w:commentRangeStart w:id="80"/>
      <w:r w:rsidR="00865DFF" w:rsidRPr="00CE33A5">
        <w:t>Figure</w:t>
      </w:r>
      <w:r w:rsidR="00825267">
        <w:t xml:space="preserve"> </w:t>
      </w:r>
      <w:r w:rsidR="00865DFF" w:rsidRPr="00CE33A5">
        <w:t xml:space="preserve">1 shows the schematic diagram of </w:t>
      </w:r>
      <w:r w:rsidR="00256994">
        <w:t>the</w:t>
      </w:r>
      <w:r w:rsidR="00256994" w:rsidRPr="00256994">
        <w:t xml:space="preserve"> rotating double-sided deposition device</w:t>
      </w:r>
      <w:r w:rsidR="005A2536">
        <w:t xml:space="preserve"> for the </w:t>
      </w:r>
      <w:r w:rsidR="00466B00">
        <w:t xml:space="preserve">efficient preparation of double-sided </w:t>
      </w:r>
      <w:r w:rsidR="00FD6730">
        <w:t xml:space="preserve">YBCO </w:t>
      </w:r>
      <w:r w:rsidR="007F0C92">
        <w:t>thin films</w:t>
      </w:r>
      <w:r w:rsidR="00865DFF" w:rsidRPr="00CE33A5">
        <w:t>. As is shown in figure</w:t>
      </w:r>
      <w:r w:rsidR="00825267">
        <w:t xml:space="preserve"> </w:t>
      </w:r>
      <w:r w:rsidR="00865DFF" w:rsidRPr="00CE33A5">
        <w:t>1(a), the planetary turntable has 12 circumferentially shaped openings</w:t>
      </w:r>
      <w:r w:rsidR="00760AEB">
        <w:t xml:space="preserve"> which are used to hold</w:t>
      </w:r>
      <w:r w:rsidR="00063DAC" w:rsidRPr="00CE33A5">
        <w:t xml:space="preserve"> the LAO wafers</w:t>
      </w:r>
      <w:r w:rsidR="00AD25CE">
        <w:t>. The diameter of the openings wa</w:t>
      </w:r>
      <w:r w:rsidR="00063DAC" w:rsidRPr="00CE33A5">
        <w:t xml:space="preserve">s a little bigger </w:t>
      </w:r>
      <w:r w:rsidR="00C43792">
        <w:t xml:space="preserve">than </w:t>
      </w:r>
      <w:r w:rsidR="006933C8" w:rsidRPr="00CE33A5">
        <w:t>2 inches (the diameter of LAO substrates). Upon rotation of the substrate turntable, the substrates self-rotate</w:t>
      </w:r>
      <w:r w:rsidR="00480DF9">
        <w:t>d</w:t>
      </w:r>
      <w:r w:rsidR="006933C8" w:rsidRPr="00CE33A5">
        <w:t xml:space="preserve"> within each opening </w:t>
      </w:r>
      <w:del w:id="81" w:author="Administrator" w:date="2019-08-30T18:47:00Z">
        <w:r w:rsidR="006933C8" w:rsidRPr="00CE33A5" w:rsidDel="004728FD">
          <w:rPr>
            <w:rFonts w:asciiTheme="minorEastAsia" w:eastAsiaTheme="minorEastAsia" w:hAnsiTheme="minorEastAsia" w:hint="eastAsia"/>
          </w:rPr>
          <w:delText>due to</w:delText>
        </w:r>
      </w:del>
      <w:ins w:id="82" w:author="Administrator" w:date="2019-08-30T18:47:00Z">
        <w:r w:rsidR="004728FD">
          <w:rPr>
            <w:rFonts w:asciiTheme="minorEastAsia" w:eastAsiaTheme="minorEastAsia" w:hAnsiTheme="minorEastAsia" w:hint="eastAsia"/>
          </w:rPr>
          <w:t>drove</w:t>
        </w:r>
        <w:r w:rsidR="004728FD">
          <w:t xml:space="preserve"> </w:t>
        </w:r>
        <w:r w:rsidR="004728FD">
          <w:rPr>
            <w:rFonts w:asciiTheme="minorEastAsia" w:eastAsiaTheme="minorEastAsia" w:hAnsiTheme="minorEastAsia" w:hint="eastAsia"/>
          </w:rPr>
          <w:t>by</w:t>
        </w:r>
      </w:ins>
      <w:r w:rsidR="006933C8" w:rsidRPr="00CE33A5">
        <w:t xml:space="preserve"> the force of friction between the substrates and the openings</w:t>
      </w:r>
      <w:ins w:id="83" w:author="Administrator" w:date="2019-08-30T18:45:00Z">
        <w:r w:rsidR="004728FD">
          <w:t xml:space="preserve"> </w:t>
        </w:r>
        <w:r w:rsidR="004728FD">
          <w:rPr>
            <w:rFonts w:asciiTheme="minorEastAsia" w:eastAsiaTheme="minorEastAsia" w:hAnsiTheme="minorEastAsia" w:hint="eastAsia"/>
          </w:rPr>
          <w:t>and</w:t>
        </w:r>
      </w:ins>
      <w:ins w:id="84" w:author="Administrator" w:date="2019-08-30T18:46:00Z">
        <w:r w:rsidR="004728FD">
          <w:rPr>
            <w:rFonts w:asciiTheme="minorEastAsia" w:eastAsiaTheme="minorEastAsia" w:hAnsiTheme="minorEastAsia"/>
          </w:rPr>
          <w:t xml:space="preserve"> </w:t>
        </w:r>
      </w:ins>
      <w:ins w:id="85" w:author="Administrator" w:date="2019-08-30T18:45:00Z">
        <w:r w:rsidR="004728FD">
          <w:rPr>
            <w:rFonts w:asciiTheme="minorEastAsia" w:eastAsiaTheme="minorEastAsia" w:hAnsiTheme="minorEastAsia" w:hint="eastAsia"/>
          </w:rPr>
          <w:t>the</w:t>
        </w:r>
      </w:ins>
      <w:ins w:id="86" w:author="Administrator" w:date="2019-08-30T18:46:00Z">
        <w:r w:rsidR="004728FD">
          <w:rPr>
            <w:rFonts w:asciiTheme="minorEastAsia" w:eastAsiaTheme="minorEastAsia" w:hAnsiTheme="minorEastAsia"/>
          </w:rPr>
          <w:t xml:space="preserve"> </w:t>
        </w:r>
      </w:ins>
      <w:ins w:id="87" w:author="Administrator" w:date="2019-08-30T18:45:00Z">
        <w:r w:rsidR="004728FD">
          <w:rPr>
            <w:rFonts w:asciiTheme="minorEastAsia" w:eastAsiaTheme="minorEastAsia" w:hAnsiTheme="minorEastAsia" w:hint="eastAsia"/>
          </w:rPr>
          <w:t>weight</w:t>
        </w:r>
      </w:ins>
      <w:ins w:id="88" w:author="Administrator" w:date="2019-08-30T18:46:00Z">
        <w:r w:rsidR="004728FD">
          <w:rPr>
            <w:rFonts w:asciiTheme="minorEastAsia" w:eastAsiaTheme="minorEastAsia" w:hAnsiTheme="minorEastAsia"/>
          </w:rPr>
          <w:t xml:space="preserve"> </w:t>
        </w:r>
        <w:r w:rsidR="004728FD">
          <w:rPr>
            <w:rFonts w:asciiTheme="minorEastAsia" w:eastAsiaTheme="minorEastAsia" w:hAnsiTheme="minorEastAsia" w:hint="eastAsia"/>
          </w:rPr>
          <w:t>of</w:t>
        </w:r>
        <w:r w:rsidR="004728FD">
          <w:rPr>
            <w:rFonts w:asciiTheme="minorEastAsia" w:eastAsiaTheme="minorEastAsia" w:hAnsiTheme="minorEastAsia"/>
          </w:rPr>
          <w:t xml:space="preserve"> </w:t>
        </w:r>
        <w:r w:rsidR="004728FD">
          <w:rPr>
            <w:rFonts w:asciiTheme="minorEastAsia" w:eastAsiaTheme="minorEastAsia" w:hAnsiTheme="minorEastAsia" w:hint="eastAsia"/>
          </w:rPr>
          <w:t>substrate</w:t>
        </w:r>
      </w:ins>
      <w:r w:rsidR="006933C8" w:rsidRPr="00CE33A5">
        <w:t>.</w:t>
      </w:r>
      <w:r w:rsidR="00FF2D9F" w:rsidRPr="00CE33A5">
        <w:t xml:space="preserve"> </w:t>
      </w:r>
      <w:r w:rsidR="00DB4E47" w:rsidRPr="00CE33A5">
        <w:t xml:space="preserve">This will significantly reduce the </w:t>
      </w:r>
      <w:r w:rsidR="00CC13BC">
        <w:t xml:space="preserve">variation of </w:t>
      </w:r>
      <w:r w:rsidR="00DB4E47" w:rsidRPr="00CE33A5">
        <w:t xml:space="preserve">thickness in the plane. </w:t>
      </w:r>
      <w:r w:rsidR="00A25FB4" w:rsidRPr="00CE33A5">
        <w:t>In f</w:t>
      </w:r>
      <w:r w:rsidR="00FF2D9F" w:rsidRPr="00CE33A5">
        <w:t>igure</w:t>
      </w:r>
      <w:r w:rsidR="00825267">
        <w:t xml:space="preserve"> </w:t>
      </w:r>
      <w:r w:rsidR="00FF2D9F" w:rsidRPr="00CE33A5">
        <w:t>1(b)</w:t>
      </w:r>
      <w:r w:rsidR="00A25FB4" w:rsidRPr="00CE33A5">
        <w:t>, a</w:t>
      </w:r>
      <w:r w:rsidR="00FF2D9F" w:rsidRPr="00CE33A5">
        <w:t xml:space="preserve"> shower having two opposite symmetrical </w:t>
      </w:r>
      <w:r w:rsidR="007C0E8C">
        <w:t xml:space="preserve">narrow </w:t>
      </w:r>
      <w:r w:rsidR="00FF2D9F" w:rsidRPr="00CE33A5">
        <w:t>slits</w:t>
      </w:r>
      <w:r w:rsidR="00561FF2">
        <w:t xml:space="preserve"> wa</w:t>
      </w:r>
      <w:r w:rsidR="00A25FB4" w:rsidRPr="00CE33A5">
        <w:t xml:space="preserve">s </w:t>
      </w:r>
      <w:r w:rsidR="00010C67" w:rsidRPr="00CE33A5">
        <w:t>designed</w:t>
      </w:r>
      <w:r w:rsidR="00A25FB4" w:rsidRPr="00CE33A5">
        <w:t xml:space="preserve"> to</w:t>
      </w:r>
      <w:r w:rsidR="00A53D20">
        <w:t xml:space="preserve"> deposit </w:t>
      </w:r>
      <w:r w:rsidR="003842F7">
        <w:t>double-sided</w:t>
      </w:r>
      <w:r w:rsidR="00105171">
        <w:t xml:space="preserve"> </w:t>
      </w:r>
      <w:r w:rsidR="00A53D20">
        <w:t xml:space="preserve">YBCO </w:t>
      </w:r>
      <w:r w:rsidR="007F0C92">
        <w:t>thin films</w:t>
      </w:r>
      <w:r w:rsidR="00A25FB4" w:rsidRPr="00CE33A5">
        <w:t xml:space="preserve"> simultaneously</w:t>
      </w:r>
      <w:r w:rsidR="00FF2D9F" w:rsidRPr="00CE33A5">
        <w:t xml:space="preserve">. The position relationship of the planetary turntable and the shower </w:t>
      </w:r>
      <w:r w:rsidR="00760AEB">
        <w:t xml:space="preserve">head </w:t>
      </w:r>
      <w:r w:rsidR="00FF2D9F" w:rsidRPr="00CE33A5">
        <w:t>is shown in figure</w:t>
      </w:r>
      <w:r w:rsidR="00825267">
        <w:t xml:space="preserve"> </w:t>
      </w:r>
      <w:r w:rsidR="00FF2D9F" w:rsidRPr="00CE33A5">
        <w:t>1(c).</w:t>
      </w:r>
      <w:commentRangeEnd w:id="80"/>
      <w:r w:rsidR="0028495A">
        <w:rPr>
          <w:rStyle w:val="af4"/>
        </w:rPr>
        <w:commentReference w:id="80"/>
      </w:r>
      <w:r w:rsidR="00A31FE6" w:rsidRPr="00CE33A5">
        <w:t xml:space="preserve"> During depositing, the precursor solution</w:t>
      </w:r>
      <w:r w:rsidR="00FF2D9F" w:rsidRPr="00CE33A5">
        <w:t xml:space="preserve"> </w:t>
      </w:r>
      <w:r w:rsidR="00B039A7" w:rsidRPr="00CE33A5">
        <w:t>was</w:t>
      </w:r>
      <w:r w:rsidR="00A31FE6" w:rsidRPr="00CE33A5">
        <w:t xml:space="preserve"> evapora</w:t>
      </w:r>
      <w:commentRangeStart w:id="89"/>
      <w:r w:rsidR="00A31FE6" w:rsidRPr="00CE33A5">
        <w:t>ted to from vapor in th</w:t>
      </w:r>
      <w:commentRangeEnd w:id="89"/>
      <w:r w:rsidR="0028495A">
        <w:rPr>
          <w:rStyle w:val="af4"/>
        </w:rPr>
        <w:commentReference w:id="89"/>
      </w:r>
      <w:r w:rsidR="00A31FE6" w:rsidRPr="00CE33A5">
        <w:t>e evaporator. Then the vapor was mixed up with the nitrous oxide, oxygen, a</w:t>
      </w:r>
      <w:r w:rsidR="00921A83" w:rsidRPr="00CE33A5">
        <w:t xml:space="preserve">rgon in a proper gas flow ratio, and was transferred into the depositing area from the </w:t>
      </w:r>
      <w:del w:id="90" w:author="Administrator" w:date="2019-08-30T18:42:00Z">
        <w:r w:rsidR="00921A83" w:rsidRPr="00CE33A5" w:rsidDel="004728FD">
          <w:rPr>
            <w:rFonts w:asciiTheme="minorEastAsia" w:eastAsiaTheme="minorEastAsia" w:hAnsiTheme="minorEastAsia" w:hint="eastAsia"/>
          </w:rPr>
          <w:delText xml:space="preserve">two </w:delText>
        </w:r>
        <w:r w:rsidR="00E84067" w:rsidDel="004728FD">
          <w:rPr>
            <w:rFonts w:asciiTheme="minorEastAsia" w:eastAsiaTheme="minorEastAsia" w:hAnsiTheme="minorEastAsia" w:hint="eastAsia"/>
          </w:rPr>
          <w:delText xml:space="preserve">narrow </w:delText>
        </w:r>
        <w:r w:rsidR="00921A83" w:rsidRPr="00CE33A5" w:rsidDel="004728FD">
          <w:rPr>
            <w:rFonts w:asciiTheme="minorEastAsia" w:eastAsiaTheme="minorEastAsia" w:hAnsiTheme="minorEastAsia" w:hint="eastAsia"/>
          </w:rPr>
          <w:lastRenderedPageBreak/>
          <w:delText>slits</w:delText>
        </w:r>
      </w:del>
      <w:ins w:id="91" w:author="Administrator" w:date="2019-08-30T18:42:00Z">
        <w:r w:rsidR="004728FD">
          <w:rPr>
            <w:rFonts w:asciiTheme="minorEastAsia" w:eastAsiaTheme="minorEastAsia" w:hAnsiTheme="minorEastAsia" w:hint="eastAsia"/>
          </w:rPr>
          <w:t>nozzle</w:t>
        </w:r>
      </w:ins>
      <w:r w:rsidR="00921A83" w:rsidRPr="00CE33A5">
        <w:t>.</w:t>
      </w:r>
      <w:r w:rsidR="0096152B" w:rsidRPr="00CE33A5">
        <w:t xml:space="preserve"> Along with the rotation of the plan</w:t>
      </w:r>
      <w:r w:rsidR="00F90B03" w:rsidRPr="00CE33A5">
        <w:t>etary</w:t>
      </w:r>
      <w:commentRangeStart w:id="92"/>
      <w:r w:rsidR="00F90B03" w:rsidRPr="00CE33A5">
        <w:t xml:space="preserve"> turn</w:t>
      </w:r>
      <w:r w:rsidR="0096152B" w:rsidRPr="00CE33A5">
        <w:t>table</w:t>
      </w:r>
      <w:commentRangeEnd w:id="92"/>
      <w:r w:rsidR="004728FD">
        <w:rPr>
          <w:rStyle w:val="af4"/>
        </w:rPr>
        <w:commentReference w:id="92"/>
      </w:r>
      <w:r w:rsidR="0096152B" w:rsidRPr="00CE33A5">
        <w:t xml:space="preserve">, YBCO </w:t>
      </w:r>
      <w:r w:rsidR="007F0C92">
        <w:t xml:space="preserve">thin </w:t>
      </w:r>
      <w:r w:rsidR="009D4CCD">
        <w:t>films</w:t>
      </w:r>
      <w:r w:rsidR="00F90B03" w:rsidRPr="00CE33A5">
        <w:t xml:space="preserve"> </w:t>
      </w:r>
      <w:r w:rsidR="00B039A7" w:rsidRPr="00CE33A5">
        <w:t>was</w:t>
      </w:r>
      <w:r w:rsidR="00F90B03" w:rsidRPr="00CE33A5">
        <w:t xml:space="preserve"> deposited on both side of every</w:t>
      </w:r>
      <w:r w:rsidR="0096152B" w:rsidRPr="00CE33A5">
        <w:t xml:space="preserve"> </w:t>
      </w:r>
      <w:r w:rsidR="008E2809">
        <w:t>LAO wafer</w:t>
      </w:r>
      <w:r w:rsidR="00F90B03" w:rsidRPr="00CE33A5">
        <w:t xml:space="preserve"> uniformly.</w:t>
      </w:r>
      <w:r w:rsidR="00FB29A8" w:rsidRPr="00CE33A5">
        <w:t xml:space="preserve"> In order to obtain 500 nm thick YBCO double-sided </w:t>
      </w:r>
      <w:r w:rsidR="007F0C92">
        <w:t xml:space="preserve">thin </w:t>
      </w:r>
      <w:r w:rsidR="009D4CCD">
        <w:t>films</w:t>
      </w:r>
      <w:r w:rsidR="00FB29A8" w:rsidRPr="00CE33A5">
        <w:t xml:space="preserve">, the deposition </w:t>
      </w:r>
      <w:r w:rsidR="00B039A7" w:rsidRPr="00CE33A5">
        <w:t>was</w:t>
      </w:r>
      <w:r w:rsidR="00FB29A8" w:rsidRPr="00CE33A5">
        <w:t xml:space="preserve"> </w:t>
      </w:r>
      <w:r w:rsidR="0054194F" w:rsidRPr="00CE33A5">
        <w:t>set for</w:t>
      </w:r>
      <w:r w:rsidR="00961105" w:rsidRPr="00CE33A5">
        <w:t xml:space="preserve"> </w:t>
      </w:r>
      <w:r w:rsidR="00FB29A8" w:rsidRPr="00CE33A5">
        <w:t>75 minutes. Next, the temperat</w:t>
      </w:r>
      <w:r w:rsidR="00B039A7" w:rsidRPr="00CE33A5">
        <w:t>ure of the deposition chamber was</w:t>
      </w:r>
      <w:r w:rsidR="00FB29A8" w:rsidRPr="00CE33A5">
        <w:t xml:space="preserve"> </w:t>
      </w:r>
      <w:del w:id="93" w:author="Administrator" w:date="2019-08-30T18:49:00Z">
        <w:r w:rsidR="00FB29A8" w:rsidRPr="00CE33A5" w:rsidDel="004728FD">
          <w:rPr>
            <w:rFonts w:asciiTheme="minorEastAsia" w:eastAsiaTheme="minorEastAsia" w:hAnsiTheme="minorEastAsia" w:hint="eastAsia"/>
          </w:rPr>
          <w:delText>reduced</w:delText>
        </w:r>
      </w:del>
      <w:ins w:id="94" w:author="Administrator" w:date="2019-08-30T18:49:00Z">
        <w:r w:rsidR="004728FD">
          <w:rPr>
            <w:rFonts w:asciiTheme="minorEastAsia" w:eastAsiaTheme="minorEastAsia" w:hAnsiTheme="minorEastAsia" w:hint="eastAsia"/>
          </w:rPr>
          <w:t>decreased</w:t>
        </w:r>
      </w:ins>
      <w:r w:rsidR="0019210A" w:rsidRPr="00CE33A5">
        <w:t xml:space="preserve"> </w:t>
      </w:r>
      <w:proofErr w:type="spellStart"/>
      <w:ins w:id="95" w:author="Administrator" w:date="2019-08-30T18:49:00Z">
        <w:r w:rsidR="004728FD">
          <w:rPr>
            <w:rFonts w:asciiTheme="minorEastAsia" w:eastAsiaTheme="minorEastAsia" w:hAnsiTheme="minorEastAsia" w:hint="eastAsia"/>
          </w:rPr>
          <w:t>down</w:t>
        </w:r>
      </w:ins>
      <w:r w:rsidR="0019210A" w:rsidRPr="00CE33A5">
        <w:t>to</w:t>
      </w:r>
      <w:proofErr w:type="spellEnd"/>
      <w:r w:rsidR="0019210A" w:rsidRPr="00CE33A5">
        <w:t xml:space="preserve"> 500</w:t>
      </w:r>
      <w:r w:rsidR="00D44402" w:rsidRPr="00062358">
        <w:rPr>
          <w:rFonts w:hint="eastAsia"/>
        </w:rPr>
        <w:t>℃</w:t>
      </w:r>
      <w:r w:rsidR="00FB29A8" w:rsidRPr="00CE33A5">
        <w:t xml:space="preserve"> </w:t>
      </w:r>
      <w:ins w:id="96" w:author="Administrator" w:date="2019-08-30T18:50:00Z">
        <w:r w:rsidR="004728FD">
          <w:rPr>
            <w:rFonts w:asciiTheme="minorEastAsia" w:eastAsiaTheme="minorEastAsia" w:hAnsiTheme="minorEastAsia" w:hint="eastAsia"/>
          </w:rPr>
          <w:t>gradually</w:t>
        </w:r>
        <w:r w:rsidR="004728FD">
          <w:t xml:space="preserve"> </w:t>
        </w:r>
      </w:ins>
      <w:r w:rsidR="00FB29A8" w:rsidRPr="00CE33A5">
        <w:t>by adjusting heating current manually.</w:t>
      </w:r>
      <w:r w:rsidR="0019210A" w:rsidRPr="00CE33A5">
        <w:t xml:space="preserve"> After annealing for 20 minutes i</w:t>
      </w:r>
      <w:r w:rsidR="00B039A7" w:rsidRPr="00CE33A5">
        <w:t xml:space="preserve">n pure oxygen, the YBCO </w:t>
      </w:r>
      <w:r w:rsidR="007F0C92">
        <w:t xml:space="preserve">thin </w:t>
      </w:r>
      <w:r w:rsidR="009D4CCD">
        <w:t>films</w:t>
      </w:r>
      <w:r w:rsidR="00B039A7" w:rsidRPr="00CE33A5">
        <w:t xml:space="preserve"> wer</w:t>
      </w:r>
      <w:r w:rsidR="0019210A" w:rsidRPr="00CE33A5">
        <w:t>e cooled to a temperature below 100</w:t>
      </w:r>
      <w:r w:rsidR="0019210A" w:rsidRPr="00062358">
        <w:rPr>
          <w:rFonts w:hint="eastAsia"/>
        </w:rPr>
        <w:t>℃</w:t>
      </w:r>
      <w:r w:rsidR="0019210A" w:rsidRPr="00CE33A5">
        <w:t xml:space="preserve"> slowly. </w:t>
      </w:r>
      <w:r w:rsidR="0096098C" w:rsidRPr="00CE33A5">
        <w:t>On a</w:t>
      </w:r>
      <w:r w:rsidR="00F01F9A" w:rsidRPr="00CE33A5">
        <w:t>verage</w:t>
      </w:r>
      <w:r w:rsidR="00835200" w:rsidRPr="00CE33A5">
        <w:t xml:space="preserve">, </w:t>
      </w:r>
      <w:r w:rsidR="00FD67AF" w:rsidRPr="00CE33A5">
        <w:t>the po</w:t>
      </w:r>
      <w:r w:rsidR="00961105" w:rsidRPr="00CE33A5">
        <w:t xml:space="preserve">st processing </w:t>
      </w:r>
      <w:del w:id="97" w:author="Administrator" w:date="2019-08-30T18:51:00Z">
        <w:r w:rsidR="00961105" w:rsidRPr="00CE33A5" w:rsidDel="004728FD">
          <w:rPr>
            <w:rFonts w:asciiTheme="minorEastAsia" w:eastAsiaTheme="minorEastAsia" w:hAnsiTheme="minorEastAsia" w:hint="eastAsia"/>
          </w:rPr>
          <w:delText>took</w:delText>
        </w:r>
      </w:del>
      <w:ins w:id="98" w:author="Administrator" w:date="2019-08-30T18:51:00Z">
        <w:r w:rsidR="004728FD">
          <w:rPr>
            <w:rFonts w:asciiTheme="minorEastAsia" w:eastAsiaTheme="minorEastAsia" w:hAnsiTheme="minorEastAsia" w:hint="eastAsia"/>
          </w:rPr>
          <w:t>takes</w:t>
        </w:r>
      </w:ins>
      <w:r w:rsidR="001B1299" w:rsidRPr="00CE33A5">
        <w:t xml:space="preserve"> about 60</w:t>
      </w:r>
      <w:r w:rsidR="00FD67AF" w:rsidRPr="00CE33A5">
        <w:t xml:space="preserve"> minutes</w:t>
      </w:r>
      <w:r w:rsidR="00835200" w:rsidRPr="00CE33A5">
        <w:t>.</w:t>
      </w:r>
    </w:p>
    <w:p w14:paraId="6E23685F" w14:textId="77777777" w:rsidR="004728FD" w:rsidRDefault="00B039A7" w:rsidP="00791FBD">
      <w:pPr>
        <w:ind w:firstLine="360"/>
        <w:rPr>
          <w:ins w:id="99" w:author="Administrator" w:date="2019-08-30T18:51:00Z"/>
        </w:rPr>
      </w:pPr>
      <w:r w:rsidRPr="00CE33A5">
        <w:tab/>
        <w:t xml:space="preserve">The thickness of YBCO </w:t>
      </w:r>
      <w:r w:rsidR="007F0C92">
        <w:t>thin films</w:t>
      </w:r>
      <w:r w:rsidRPr="00CE33A5">
        <w:t xml:space="preserve"> was measured by a step profiler (Veeco Dektak 150). The </w:t>
      </w:r>
      <w:r w:rsidRPr="002872AD">
        <w:rPr>
          <w:rStyle w:val="af3"/>
        </w:rPr>
        <w:t>J</w:t>
      </w:r>
      <w:r w:rsidRPr="005428D2">
        <w:rPr>
          <w:rStyle w:val="af3"/>
          <w:vertAlign w:val="subscript"/>
        </w:rPr>
        <w:t>c</w:t>
      </w:r>
      <w:r w:rsidR="00C2006B" w:rsidRPr="00CE33A5">
        <w:t xml:space="preserve"> was measu</w:t>
      </w:r>
      <w:r w:rsidR="00C61FE9" w:rsidRPr="00CE33A5">
        <w:t>red through</w:t>
      </w:r>
      <w:r w:rsidR="00C2006B" w:rsidRPr="00CE33A5">
        <w:t xml:space="preserve"> the </w:t>
      </w:r>
      <w:proofErr w:type="spellStart"/>
      <w:r w:rsidR="00C2006B" w:rsidRPr="00CE33A5">
        <w:t>Leizig</w:t>
      </w:r>
      <w:proofErr w:type="spellEnd"/>
      <w:r w:rsidR="00C2006B" w:rsidRPr="00CE33A5">
        <w:t xml:space="preserve"> </w:t>
      </w:r>
      <w:proofErr w:type="spellStart"/>
      <w:r w:rsidR="00C2006B" w:rsidRPr="00CE33A5">
        <w:t>Jc</w:t>
      </w:r>
      <w:proofErr w:type="spellEnd"/>
      <w:r w:rsidR="00C2006B" w:rsidRPr="00CE33A5">
        <w:t>-scan system and the</w:t>
      </w:r>
      <w:r w:rsidRPr="00CE33A5">
        <w:t xml:space="preserve"> </w:t>
      </w:r>
      <w:r w:rsidR="00E54072" w:rsidRPr="005428D2">
        <w:rPr>
          <w:rStyle w:val="af3"/>
        </w:rPr>
        <w:t>R</w:t>
      </w:r>
      <w:r w:rsidR="00E54072" w:rsidRPr="005428D2">
        <w:rPr>
          <w:rStyle w:val="af3"/>
          <w:vertAlign w:val="subscript"/>
        </w:rPr>
        <w:t>s</w:t>
      </w:r>
      <w:r w:rsidR="00E54072">
        <w:t xml:space="preserve"> </w:t>
      </w:r>
      <w:r w:rsidR="00C2006B" w:rsidRPr="00CE33A5">
        <w:t xml:space="preserve">was measured </w:t>
      </w:r>
      <w:r w:rsidR="00C61FE9" w:rsidRPr="00CE33A5">
        <w:t>through</w:t>
      </w:r>
      <w:r w:rsidR="00120DC5">
        <w:t xml:space="preserve"> </w:t>
      </w:r>
      <w:r w:rsidR="00120DC5" w:rsidRPr="00120DC5">
        <w:rPr>
          <w:rFonts w:eastAsiaTheme="minorEastAsia" w:cs="Arial"/>
        </w:rPr>
        <w:t>a</w:t>
      </w:r>
      <w:r w:rsidR="00744CBB">
        <w:t xml:space="preserve"> s</w:t>
      </w:r>
      <w:r w:rsidR="007F2D2D" w:rsidRPr="00CE33A5">
        <w:t>apphire resonance</w:t>
      </w:r>
      <w:r w:rsidR="00120DC5">
        <w:fldChar w:fldCharType="begin"/>
      </w:r>
      <w:r w:rsidR="00120DC5">
        <w:instrText xml:space="preserve"> ADDIN EN.CITE &lt;EndNote&gt;&lt;Cite&gt;&lt;Author&gt;Zeng&lt;/Author&gt;&lt;Year&gt;2010&lt;/Year&gt;&lt;RecNum&gt;40&lt;/RecNum&gt;&lt;DisplayText&gt;[29]&lt;/DisplayText&gt;&lt;record&gt;&lt;rec-number&gt;40&lt;/rec-number&gt;&lt;foreign-keys&gt;&lt;key app="EN" db-id="0fsff2dr2v5x24esxe7ptpxa0rs00a990vvt" timestamp="1565578219"&gt;40&lt;/key&gt;&lt;/foreign-keys&gt;&lt;ref-type name="Journal Article"&gt;17&lt;/ref-type&gt;&lt;contributors&gt;&lt;authors&gt;&lt;author&gt;Zeng, Cheng&lt;/author&gt;&lt;author&gt;Luo, ZhengXiang&lt;/author&gt;&lt;author&gt;Bu, ShiRong&lt;/author&gt;&lt;author&gt;Yang, Kai&lt;/author&gt;&lt;author&gt;Zhang, QiShao&lt;/author&gt;&lt;/authors&gt;&lt;/contributors&gt;&lt;titles&gt;&lt;title&gt;A novel method for the measurement of frequency-character of surface resistance of HTS thin film&lt;/title&gt;&lt;secondary-title&gt;Chinese Science Bulletin&lt;/secondary-title&gt;&lt;/titles&gt;&lt;periodical&gt;&lt;full-title&gt;Chinese Science Bulletin&lt;/full-title&gt;&lt;/periodical&gt;&lt;pages&gt;1088-1091&lt;/pages&gt;&lt;volume&gt;55&lt;/volume&gt;&lt;number&gt;11&lt;/number&gt;&lt;dates&gt;&lt;year&gt;2010&lt;/year&gt;&lt;pub-dates&gt;&lt;date&gt;April 01&lt;/date&gt;&lt;/pub-dates&gt;&lt;/dates&gt;&lt;isbn&gt;1861-9541&lt;/isbn&gt;&lt;label&gt;Zeng2010&lt;/label&gt;&lt;work-type&gt;journal article&lt;/work-type&gt;&lt;urls&gt;&lt;related-urls&gt;&lt;url&gt;https://doi.org/10.1007/s11434-009-0639-8&lt;/url&gt;&lt;/related-urls&gt;&lt;/urls&gt;&lt;electronic-resource-num&gt;10.1007/s11434-009-0639-8&lt;/electronic-resource-num&gt;&lt;/record&gt;&lt;/Cite&gt;&lt;/EndNote&gt;</w:instrText>
      </w:r>
      <w:r w:rsidR="00120DC5">
        <w:fldChar w:fldCharType="separate"/>
      </w:r>
      <w:r w:rsidR="00120DC5">
        <w:rPr>
          <w:noProof/>
        </w:rPr>
        <w:t>[29]</w:t>
      </w:r>
      <w:r w:rsidR="00120DC5">
        <w:fldChar w:fldCharType="end"/>
      </w:r>
      <w:r w:rsidR="007F2D2D" w:rsidRPr="00CE33A5">
        <w:t xml:space="preserve">. The texture was </w:t>
      </w:r>
      <w:r w:rsidR="00CB7AF9" w:rsidRPr="00CE33A5">
        <w:t>characterized</w:t>
      </w:r>
      <w:r w:rsidR="007F2D2D" w:rsidRPr="00CE33A5">
        <w:t xml:space="preserve"> by a</w:t>
      </w:r>
      <w:r w:rsidR="00F84419" w:rsidRPr="00CE33A5">
        <w:t>n</w:t>
      </w:r>
      <w:r w:rsidR="007F2D2D" w:rsidRPr="00CE33A5">
        <w:t xml:space="preserve"> x-ray diffraction system (XRD, </w:t>
      </w:r>
      <w:r w:rsidR="007D0278">
        <w:t>DanDong DX-2700</w:t>
      </w:r>
      <w:r w:rsidR="007F2D2D" w:rsidRPr="00CE33A5">
        <w:t>) with θ-2θ scan</w:t>
      </w:r>
      <w:r w:rsidR="00364CFA" w:rsidRPr="00CE33A5">
        <w:t xml:space="preserve"> for crystal phase and orientation</w:t>
      </w:r>
      <w:r w:rsidR="006B7DC4">
        <w:t xml:space="preserve"> and</w:t>
      </w:r>
      <w:r w:rsidR="00364CFA" w:rsidRPr="00CE33A5">
        <w:t xml:space="preserve"> </w:t>
      </w:r>
      <w:r w:rsidR="007F2D2D" w:rsidRPr="00CE33A5">
        <w:t>ω-scan</w:t>
      </w:r>
      <w:r w:rsidR="00364CFA" w:rsidRPr="00CE33A5">
        <w:t xml:space="preserve"> for out-of-plane orientation</w:t>
      </w:r>
      <w:r w:rsidR="00CB7AF9" w:rsidRPr="00CE33A5">
        <w:t xml:space="preserve"> The surface morphology was characterized by a scann</w:t>
      </w:r>
      <w:r w:rsidR="00791FBD">
        <w:t>ing electronic (SEM, JEOL7500F)</w:t>
      </w:r>
      <w:r w:rsidR="00CB7AF9" w:rsidRPr="00CE33A5">
        <w:t>.</w:t>
      </w:r>
    </w:p>
    <w:p w14:paraId="489CAFDA" w14:textId="5C100883" w:rsidR="00F97A81" w:rsidRPr="007C116C" w:rsidRDefault="003F3AE7">
      <w:pPr>
        <w:pStyle w:val="2"/>
        <w:pPrChange w:id="100" w:author="Administrator" w:date="2019-08-30T18:51:00Z">
          <w:pPr>
            <w:ind w:firstLine="360"/>
          </w:pPr>
        </w:pPrChange>
      </w:pPr>
      <w:r w:rsidRPr="00CE33A5">
        <w:t>3.</w:t>
      </w:r>
      <w:r w:rsidR="0087723B" w:rsidRPr="00CE33A5">
        <w:t>Results and discussion</w:t>
      </w:r>
    </w:p>
    <w:p w14:paraId="3E130B72" w14:textId="55A96384" w:rsidR="003F3AE7" w:rsidRPr="00CE33A5" w:rsidRDefault="003F3AE7" w:rsidP="007C116C">
      <w:pPr>
        <w:pStyle w:val="3"/>
      </w:pPr>
      <w:r w:rsidRPr="00CE33A5">
        <w:t xml:space="preserve">3.1 The </w:t>
      </w:r>
      <w:del w:id="101" w:author="Administrator" w:date="2019-08-30T18:52:00Z">
        <w:r w:rsidRPr="00CE33A5" w:rsidDel="004728FD">
          <w:delText xml:space="preserve">average </w:delText>
        </w:r>
      </w:del>
      <w:r w:rsidRPr="00CE33A5">
        <w:t xml:space="preserve">preparation rate of double-sided YBCO </w:t>
      </w:r>
      <w:r w:rsidR="007F0C92">
        <w:t>thin films</w:t>
      </w:r>
      <w:r w:rsidRPr="00CE33A5">
        <w:t xml:space="preserve"> on LAO substrates</w:t>
      </w:r>
    </w:p>
    <w:p w14:paraId="7BAAF8AA" w14:textId="7B712BB8" w:rsidR="0030461B" w:rsidRDefault="001C6DE8" w:rsidP="0030461B">
      <w:pPr>
        <w:ind w:firstLine="360"/>
        <w:rPr>
          <w:rFonts w:ascii="Cambria" w:hAnsi="Cambria"/>
          <w:i/>
        </w:rPr>
      </w:pPr>
      <w:r w:rsidRPr="00CE33A5">
        <w:t xml:space="preserve">Due to the planetary turntable </w:t>
      </w:r>
      <w:r w:rsidR="00E54072">
        <w:t>with</w:t>
      </w:r>
      <w:r w:rsidRPr="00CE33A5">
        <w:t xml:space="preserve"> 12 openings for substrates and the </w:t>
      </w:r>
      <w:commentRangeStart w:id="102"/>
      <w:r w:rsidRPr="00CE33A5">
        <w:t xml:space="preserve">shower </w:t>
      </w:r>
      <w:r w:rsidR="00E54072">
        <w:t>head</w:t>
      </w:r>
      <w:commentRangeEnd w:id="102"/>
      <w:r w:rsidR="00536FC3">
        <w:rPr>
          <w:rStyle w:val="af4"/>
        </w:rPr>
        <w:commentReference w:id="102"/>
      </w:r>
      <w:r w:rsidR="00E54072">
        <w:t xml:space="preserve"> with</w:t>
      </w:r>
      <w:r w:rsidRPr="00CE33A5">
        <w:t xml:space="preserve"> two opposite </w:t>
      </w:r>
      <w:r w:rsidRPr="00CE33A5">
        <w:lastRenderedPageBreak/>
        <w:t xml:space="preserve">symmetrical </w:t>
      </w:r>
      <w:r w:rsidR="00E84067">
        <w:t xml:space="preserve">narrow </w:t>
      </w:r>
      <w:r w:rsidRPr="00CE33A5">
        <w:t xml:space="preserve">slits, up to 12 pieces of </w:t>
      </w:r>
      <w:r w:rsidR="00CC7CA2">
        <w:t xml:space="preserve">2-in </w:t>
      </w:r>
      <w:r w:rsidRPr="00CE33A5">
        <w:t xml:space="preserve">double-sided YBCO </w:t>
      </w:r>
      <w:r w:rsidR="007F0C92">
        <w:t xml:space="preserve">thin </w:t>
      </w:r>
      <w:r w:rsidR="009D4CCD">
        <w:t>films</w:t>
      </w:r>
      <w:r w:rsidRPr="00CE33A5">
        <w:t xml:space="preserve"> can be prepared in a single experiment. Thus, the average preparation </w:t>
      </w:r>
      <w:r w:rsidR="00E06D85">
        <w:t>time</w:t>
      </w:r>
      <w:r w:rsidRPr="00CE33A5">
        <w:t xml:space="preserve"> of </w:t>
      </w:r>
      <w:del w:id="103" w:author="Administrator" w:date="2019-08-30T18:53:00Z">
        <w:r w:rsidRPr="00CE33A5" w:rsidDel="00536FC3">
          <w:rPr>
            <w:rFonts w:asciiTheme="minorEastAsia" w:eastAsiaTheme="minorEastAsia" w:hAnsiTheme="minorEastAsia" w:hint="eastAsia"/>
          </w:rPr>
          <w:delText>pre</w:delText>
        </w:r>
      </w:del>
      <w:ins w:id="104" w:author="Administrator" w:date="2019-08-30T18:53:00Z">
        <w:r w:rsidR="00536FC3">
          <w:rPr>
            <w:rFonts w:asciiTheme="minorEastAsia" w:eastAsiaTheme="minorEastAsia" w:hAnsiTheme="minorEastAsia" w:hint="eastAsia"/>
          </w:rPr>
          <w:t>per</w:t>
        </w:r>
      </w:ins>
      <w:r w:rsidRPr="00CE33A5">
        <w:t xml:space="preserve"> piece of double-sided YBCO </w:t>
      </w:r>
      <w:r w:rsidR="007F0C92">
        <w:t>thin films</w:t>
      </w:r>
      <w:r w:rsidRPr="00CE33A5">
        <w:t xml:space="preserve"> (</w:t>
      </w:r>
      <w:r w:rsidR="00CC7CA2" w:rsidRPr="005428D2">
        <w:rPr>
          <w:rFonts w:ascii="Cambria" w:hAnsi="Cambria"/>
          <w:i/>
        </w:rPr>
        <w:ruby>
          <w:rubyPr>
            <w:rubyAlign w:val="distributeSpace"/>
            <w:hps w:val="8"/>
            <w:hpsRaise w:val="18"/>
            <w:hpsBaseText w:val="18"/>
            <w:lid w:val="zh-CN"/>
          </w:rubyPr>
          <w:rt>
            <w:r w:rsidR="00CC7CA2" w:rsidRPr="005428D2">
              <w:rPr>
                <w:rFonts w:ascii="Cambria" w:hAnsi="Cambria"/>
                <w:i/>
              </w:rPr>
              <w:t>——</w:t>
            </w:r>
          </w:rt>
          <w:rubyBase>
            <w:r w:rsidR="00CC7CA2" w:rsidRPr="005428D2">
              <w:rPr>
                <w:rFonts w:ascii="Cambria" w:hAnsi="Cambria"/>
                <w:i/>
              </w:rPr>
              <w:t>R</w:t>
            </w:r>
          </w:rubyBase>
        </w:ruby>
      </w:r>
      <w:r w:rsidR="00732002" w:rsidRPr="005428D2">
        <w:rPr>
          <w:rFonts w:ascii="Cambria" w:eastAsiaTheme="minorEastAsia" w:hAnsi="Cambria"/>
          <w:i/>
          <w:vertAlign w:val="subscript"/>
        </w:rPr>
        <w:t>pre</w:t>
      </w:r>
      <w:r w:rsidR="002279A8">
        <w:t>) can</w:t>
      </w:r>
      <w:r w:rsidRPr="00CE33A5">
        <w:t xml:space="preserve"> be calculated </w:t>
      </w:r>
      <w:del w:id="105" w:author="Administrator" w:date="2019-08-30T18:53:00Z">
        <w:r w:rsidRPr="00CE33A5" w:rsidDel="00536FC3">
          <w:rPr>
            <w:rFonts w:asciiTheme="minorEastAsia" w:eastAsiaTheme="minorEastAsia" w:hAnsiTheme="minorEastAsia" w:hint="eastAsia"/>
          </w:rPr>
          <w:delText>by the formula</w:delText>
        </w:r>
      </w:del>
      <w:ins w:id="106" w:author="Administrator" w:date="2019-08-30T18:53:00Z">
        <w:r w:rsidR="00536FC3">
          <w:rPr>
            <w:rFonts w:asciiTheme="minorEastAsia" w:eastAsiaTheme="minorEastAsia" w:hAnsiTheme="minorEastAsia" w:hint="eastAsia"/>
          </w:rPr>
          <w:t>with</w:t>
        </w:r>
      </w:ins>
      <w:r w:rsidRPr="00CE33A5">
        <w:t>:</w:t>
      </w:r>
      <w:r w:rsidR="0030461B" w:rsidRPr="0030461B">
        <w:rPr>
          <w:rFonts w:ascii="Cambria" w:hAnsi="Cambria"/>
          <w:i/>
        </w:rPr>
        <w:t xml:space="preserve"> </w:t>
      </w:r>
    </w:p>
    <w:p w14:paraId="6912934F" w14:textId="77777777" w:rsidR="00732002" w:rsidRPr="0030461B" w:rsidRDefault="0030461B" w:rsidP="00791FBD">
      <w:pPr>
        <w:tabs>
          <w:tab w:val="right" w:pos="2552"/>
          <w:tab w:val="right" w:pos="4660"/>
        </w:tabs>
        <w:spacing w:after="0"/>
        <w:ind w:firstLineChars="0" w:firstLine="0"/>
        <w:rPr>
          <w:rFonts w:eastAsiaTheme="minorEastAsia"/>
        </w:rPr>
      </w:pPr>
      <w:r>
        <w:rPr>
          <w:rFonts w:ascii="Cambria" w:hAnsi="Cambria"/>
          <w:i/>
        </w:rPr>
        <w:tab/>
      </w:r>
      <w:r w:rsidRPr="00732002">
        <w:rPr>
          <w:rFonts w:ascii="Cambria" w:hAnsi="Cambria"/>
          <w:i/>
        </w:rPr>
        <w:ruby>
          <w:rubyPr>
            <w:rubyAlign w:val="distributeSpace"/>
            <w:hps w:val="8"/>
            <w:hpsRaise w:val="18"/>
            <w:hpsBaseText w:val="18"/>
            <w:lid w:val="zh-CN"/>
          </w:rubyPr>
          <w:rt>
            <w:r w:rsidR="0030461B" w:rsidRPr="00732002">
              <w:rPr>
                <w:rFonts w:ascii="Cambria" w:hAnsi="Cambria"/>
                <w:i/>
              </w:rPr>
              <w:t>——</w:t>
            </w:r>
          </w:rt>
          <w:rubyBase>
            <w:r w:rsidR="0030461B" w:rsidRPr="00732002">
              <w:rPr>
                <w:rFonts w:ascii="Cambria" w:hAnsi="Cambria"/>
                <w:i/>
              </w:rPr>
              <w:t>R</w:t>
            </w:r>
          </w:rubyBase>
        </w:ruby>
      </w:r>
      <w:r w:rsidRPr="0030461B">
        <w:rPr>
          <w:rFonts w:ascii="Cambria" w:eastAsiaTheme="minorEastAsia" w:hAnsi="Cambria"/>
          <w:i/>
          <w:vertAlign w:val="subscript"/>
        </w:rPr>
        <w:t>pr</w:t>
      </w:r>
      <w:r w:rsidRPr="0030461B">
        <w:rPr>
          <w:rFonts w:ascii="Cambria" w:eastAsiaTheme="minorEastAsia" w:hAnsi="Cambria"/>
          <w:vertAlign w:val="subscript"/>
        </w:rPr>
        <w:t>e</w:t>
      </w:r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vertAlign w:val="subscript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vertAlign w:val="subscript"/>
              </w:rPr>
            </m:ctrlPr>
          </m:fPr>
          <m:num>
            <m:r>
              <w:rPr>
                <w:rFonts w:ascii="Cambria Math" w:eastAsiaTheme="minorEastAsia" w:hAnsi="Cambria Math"/>
                <w:vertAlign w:val="subscript"/>
              </w:rPr>
              <m:t>T</m:t>
            </m:r>
          </m:num>
          <m:den>
            <m:r>
              <w:rPr>
                <w:rFonts w:ascii="Cambria Math" w:eastAsiaTheme="minorEastAsia" w:hAnsi="Cambria Math"/>
                <w:vertAlign w:val="subscript"/>
              </w:rPr>
              <m:t>12</m:t>
            </m:r>
          </m:den>
        </m:f>
      </m:oMath>
      <w:r w:rsidR="00452F74">
        <w:rPr>
          <w:rFonts w:eastAsiaTheme="minorEastAsia" w:hint="eastAsia"/>
        </w:rPr>
        <w:t xml:space="preserve"> </w:t>
      </w:r>
      <w:r>
        <w:rPr>
          <w:rFonts w:eastAsiaTheme="minorEastAsia"/>
        </w:rPr>
        <w:t>,</w:t>
      </w:r>
      <w:r>
        <w:rPr>
          <w:rFonts w:eastAsiaTheme="minorEastAsia"/>
        </w:rPr>
        <w:tab/>
      </w:r>
      <w:r w:rsidR="00452F74">
        <w:rPr>
          <w:rFonts w:eastAsiaTheme="minorEastAsia"/>
        </w:rPr>
        <w:t>(1)</w:t>
      </w:r>
    </w:p>
    <w:p w14:paraId="08AA19CA" w14:textId="66FD6620" w:rsidR="00100BA5" w:rsidRPr="00CE33A5" w:rsidDel="00536FC3" w:rsidRDefault="00656EC2" w:rsidP="00536FC3">
      <w:pPr>
        <w:ind w:firstLineChars="0" w:firstLine="0"/>
        <w:rPr>
          <w:del w:id="107" w:author="Administrator" w:date="2019-08-30T18:56:00Z"/>
        </w:rPr>
      </w:pPr>
      <w:r w:rsidRPr="00656EC2">
        <w:rPr>
          <w:rFonts w:eastAsiaTheme="minorEastAsia" w:cs="Arial"/>
        </w:rPr>
        <w:t>w</w:t>
      </w:r>
      <w:r w:rsidR="00ED3661" w:rsidRPr="00CE33A5">
        <w:t xml:space="preserve">here </w:t>
      </w:r>
      <w:r w:rsidR="00ED3661" w:rsidRPr="009A13CD">
        <w:rPr>
          <w:rFonts w:ascii="Cambria" w:hAnsi="Cambria"/>
          <w:i/>
        </w:rPr>
        <w:t>T</w:t>
      </w:r>
      <w:r w:rsidR="00ED3661" w:rsidRPr="00CE33A5">
        <w:t xml:space="preserve"> is the total </w:t>
      </w:r>
      <w:r w:rsidR="00621F9A" w:rsidRPr="00CE33A5">
        <w:t>time of a single experiment. It</w:t>
      </w:r>
      <w:r w:rsidR="00ED3661" w:rsidRPr="00CE33A5">
        <w:t xml:space="preserve"> could be divided into </w:t>
      </w:r>
      <w:r w:rsidR="003F3AE7" w:rsidRPr="00CE33A5">
        <w:t xml:space="preserve">the </w:t>
      </w:r>
      <w:r w:rsidR="00100BA5" w:rsidRPr="00CE33A5">
        <w:t>pre-</w:t>
      </w:r>
      <w:r w:rsidR="003F3AE7" w:rsidRPr="00CE33A5">
        <w:t>preparation time (</w:t>
      </w:r>
      <w:proofErr w:type="spellStart"/>
      <w:r w:rsidR="00B76D5C" w:rsidRPr="00B76D5C">
        <w:rPr>
          <w:rFonts w:ascii="Cambria" w:hAnsi="Cambria"/>
          <w:i/>
        </w:rPr>
        <w:t>T</w:t>
      </w:r>
      <w:r w:rsidR="003F3AE7" w:rsidRPr="00B76D5C">
        <w:rPr>
          <w:rFonts w:ascii="Cambria" w:hAnsi="Cambria"/>
          <w:i/>
          <w:vertAlign w:val="subscript"/>
        </w:rPr>
        <w:t>pre</w:t>
      </w:r>
      <w:proofErr w:type="spellEnd"/>
      <w:ins w:id="108" w:author="Administrator" w:date="2019-08-30T18:54:00Z">
        <w:r w:rsidR="00536FC3">
          <w:rPr>
            <w:rFonts w:ascii="宋体" w:eastAsia="宋体" w:hAnsi="宋体" w:cs="宋体" w:hint="eastAsia"/>
          </w:rPr>
          <w:t>，</w:t>
        </w:r>
        <w:r w:rsidR="00536FC3" w:rsidRPr="00CE33A5">
          <w:t>about 140 minutes</w:t>
        </w:r>
      </w:ins>
      <w:r w:rsidR="003F3AE7" w:rsidRPr="00CE33A5">
        <w:t>),</w:t>
      </w:r>
      <w:r w:rsidR="00B76D5C">
        <w:t xml:space="preserve"> depositing time(</w:t>
      </w:r>
      <w:proofErr w:type="spellStart"/>
      <w:r w:rsidR="00B76D5C" w:rsidRPr="00B76D5C">
        <w:rPr>
          <w:rFonts w:ascii="Cambria" w:hAnsi="Cambria"/>
          <w:i/>
        </w:rPr>
        <w:t>T</w:t>
      </w:r>
      <w:r w:rsidR="00961105" w:rsidRPr="00B76D5C">
        <w:rPr>
          <w:rFonts w:ascii="Cambria" w:hAnsi="Cambria"/>
          <w:i/>
          <w:vertAlign w:val="subscript"/>
        </w:rPr>
        <w:t>d</w:t>
      </w:r>
      <w:r w:rsidR="00100BA5" w:rsidRPr="00B76D5C">
        <w:rPr>
          <w:rFonts w:ascii="Cambria" w:hAnsi="Cambria"/>
          <w:i/>
          <w:vertAlign w:val="subscript"/>
        </w:rPr>
        <w:t>ep</w:t>
      </w:r>
      <w:proofErr w:type="spellEnd"/>
      <w:ins w:id="109" w:author="Administrator" w:date="2019-08-30T18:55:00Z">
        <w:r w:rsidR="00536FC3">
          <w:rPr>
            <w:rFonts w:ascii="宋体" w:eastAsia="宋体" w:hAnsi="宋体" w:cs="宋体" w:hint="eastAsia"/>
          </w:rPr>
          <w:t xml:space="preserve">， </w:t>
        </w:r>
        <w:r w:rsidR="00536FC3" w:rsidRPr="00CE33A5">
          <w:t>75 min for 500 nm</w:t>
        </w:r>
      </w:ins>
      <w:r w:rsidR="00961105" w:rsidRPr="00CE33A5">
        <w:t>)</w:t>
      </w:r>
      <w:r w:rsidR="003F3AE7" w:rsidRPr="00CE33A5">
        <w:t xml:space="preserve"> </w:t>
      </w:r>
      <w:r w:rsidR="00961105" w:rsidRPr="00CE33A5">
        <w:t>and post processing time</w:t>
      </w:r>
      <w:r w:rsidR="008168F8" w:rsidRPr="00CE33A5">
        <w:t xml:space="preserve"> (</w:t>
      </w:r>
      <w:proofErr w:type="spellStart"/>
      <w:r w:rsidR="00B76D5C" w:rsidRPr="00B76D5C">
        <w:rPr>
          <w:rFonts w:ascii="Cambria" w:hAnsi="Cambria"/>
          <w:i/>
        </w:rPr>
        <w:t>T</w:t>
      </w:r>
      <w:r w:rsidR="00B76D5C" w:rsidRPr="00B76D5C">
        <w:rPr>
          <w:rFonts w:ascii="Cambria" w:hAnsi="Cambria"/>
          <w:i/>
          <w:vertAlign w:val="subscript"/>
        </w:rPr>
        <w:t>po</w:t>
      </w:r>
      <w:proofErr w:type="spellEnd"/>
      <w:ins w:id="110" w:author="Administrator" w:date="2019-08-30T18:55:00Z">
        <w:r w:rsidR="00536FC3">
          <w:rPr>
            <w:rFonts w:ascii="宋体" w:eastAsia="宋体" w:hAnsi="宋体" w:cs="宋体" w:hint="eastAsia"/>
          </w:rPr>
          <w:t xml:space="preserve">， </w:t>
        </w:r>
        <w:r w:rsidR="00536FC3" w:rsidRPr="00CE33A5">
          <w:t>usually 60min</w:t>
        </w:r>
        <w:r w:rsidR="00536FC3" w:rsidRPr="00B76D5C">
          <w:rPr>
            <w:rFonts w:ascii="Cambria" w:hAnsi="Cambria"/>
            <w:i/>
            <w:vertAlign w:val="subscript"/>
          </w:rPr>
          <w:t xml:space="preserve"> </w:t>
        </w:r>
      </w:ins>
      <w:r w:rsidR="00B76D5C" w:rsidRPr="00B76D5C">
        <w:rPr>
          <w:rFonts w:ascii="Cambria" w:hAnsi="Cambria"/>
          <w:i/>
          <w:vertAlign w:val="subscript"/>
        </w:rPr>
        <w:t>s</w:t>
      </w:r>
      <w:r w:rsidR="008168F8" w:rsidRPr="00CE33A5">
        <w:t>)</w:t>
      </w:r>
      <w:ins w:id="111" w:author="Administrator" w:date="2019-08-30T18:56:00Z">
        <w:r w:rsidR="00536FC3">
          <w:t>.</w:t>
        </w:r>
      </w:ins>
      <w:commentRangeStart w:id="112"/>
      <w:r w:rsidR="00621F9A" w:rsidRPr="00CE33A5">
        <w:t xml:space="preserve"> </w:t>
      </w:r>
      <w:del w:id="113" w:author="Administrator" w:date="2019-08-30T18:56:00Z">
        <w:r w:rsidR="00621F9A" w:rsidRPr="00CE33A5" w:rsidDel="00536FC3">
          <w:delText xml:space="preserve">as is described in </w:delText>
        </w:r>
        <w:r w:rsidR="00E54072" w:rsidDel="00536FC3">
          <w:delText>chapter 2.</w:delText>
        </w:r>
        <w:r w:rsidR="00621F9A" w:rsidRPr="00CE33A5" w:rsidDel="00536FC3">
          <w:delText xml:space="preserve"> </w:delText>
        </w:r>
        <w:r w:rsidR="005428D2" w:rsidRPr="005428D2" w:rsidDel="00536FC3">
          <w:rPr>
            <w:rFonts w:eastAsiaTheme="minorEastAsia" w:cs="Arial"/>
          </w:rPr>
          <w:delText>The</w:delText>
        </w:r>
        <w:r w:rsidR="005428D2" w:rsidDel="00536FC3">
          <w:rPr>
            <w:rFonts w:ascii="Cambria" w:hAnsi="Cambria"/>
            <w:i/>
          </w:rPr>
          <w:delText xml:space="preserve"> </w:delText>
        </w:r>
        <w:r w:rsidR="00B76D5C" w:rsidRPr="00B76D5C" w:rsidDel="00536FC3">
          <w:rPr>
            <w:rFonts w:ascii="Cambria" w:hAnsi="Cambria"/>
            <w:i/>
          </w:rPr>
          <w:delText>T</w:delText>
        </w:r>
        <w:r w:rsidR="00B76D5C" w:rsidRPr="00B76D5C" w:rsidDel="00536FC3">
          <w:rPr>
            <w:rFonts w:ascii="Cambria" w:hAnsi="Cambria"/>
            <w:i/>
            <w:vertAlign w:val="subscript"/>
          </w:rPr>
          <w:delText>pre</w:delText>
        </w:r>
        <w:r w:rsidR="00621F9A" w:rsidRPr="00CE33A5" w:rsidDel="00536FC3">
          <w:delText xml:space="preserve"> which includes </w:delText>
        </w:r>
        <w:r w:rsidR="00B76D5C" w:rsidDel="00536FC3">
          <w:delText xml:space="preserve">the heating of reaction chamber, evaporation chamber and </w:delText>
        </w:r>
        <w:r w:rsidR="00621F9A" w:rsidRPr="00CE33A5" w:rsidDel="00536FC3">
          <w:delText>pipe</w:delText>
        </w:r>
        <w:r w:rsidR="00B76D5C" w:rsidDel="00536FC3">
          <w:delText>s</w:delText>
        </w:r>
        <w:r w:rsidR="00621F9A" w:rsidRPr="00CE33A5" w:rsidDel="00536FC3">
          <w:delText xml:space="preserve"> </w:delText>
        </w:r>
        <w:r w:rsidR="00B76D5C" w:rsidDel="00536FC3">
          <w:delText>as well as</w:delText>
        </w:r>
        <w:r w:rsidR="00621F9A" w:rsidRPr="00CE33A5" w:rsidDel="00536FC3">
          <w:delText xml:space="preserve"> pre</w:delText>
        </w:r>
        <w:r w:rsidR="00150D6E" w:rsidDel="00536FC3">
          <w:delText>p</w:delText>
        </w:r>
        <w:r w:rsidR="00A27960" w:rsidDel="00536FC3">
          <w:delText>aration of precursor solution i</w:delText>
        </w:r>
        <w:r w:rsidR="00621F9A" w:rsidRPr="00CE33A5" w:rsidDel="00536FC3">
          <w:delText>s</w:delText>
        </w:r>
      </w:del>
      <w:del w:id="114" w:author="Administrator" w:date="2019-08-30T18:54:00Z">
        <w:r w:rsidR="00100BA5" w:rsidRPr="00CE33A5" w:rsidDel="00536FC3">
          <w:delText xml:space="preserve"> </w:delText>
        </w:r>
        <w:r w:rsidR="003F3AE7" w:rsidRPr="00CE33A5" w:rsidDel="00536FC3">
          <w:delText>about 140 minutes</w:delText>
        </w:r>
      </w:del>
      <w:del w:id="115" w:author="Administrator" w:date="2019-08-30T18:56:00Z">
        <w:r w:rsidR="00E54072" w:rsidDel="00536FC3">
          <w:delText>.</w:delText>
        </w:r>
        <w:r w:rsidR="00C45670" w:rsidRPr="00CE33A5" w:rsidDel="00536FC3">
          <w:delText xml:space="preserve"> </w:delText>
        </w:r>
        <w:r w:rsidR="00B76D5C" w:rsidRPr="00B76D5C" w:rsidDel="00536FC3">
          <w:rPr>
            <w:rFonts w:ascii="Cambria" w:hAnsi="Cambria"/>
            <w:i/>
          </w:rPr>
          <w:delText>T</w:delText>
        </w:r>
        <w:r w:rsidR="00B76D5C" w:rsidRPr="00B76D5C" w:rsidDel="00536FC3">
          <w:rPr>
            <w:rFonts w:ascii="Cambria" w:hAnsi="Cambria"/>
            <w:i/>
            <w:vertAlign w:val="subscript"/>
          </w:rPr>
          <w:delText>dep</w:delText>
        </w:r>
        <w:r w:rsidR="00A13387" w:rsidRPr="00CE33A5" w:rsidDel="00536FC3">
          <w:delText xml:space="preserve"> depends on the thickness of the required </w:delText>
        </w:r>
        <w:r w:rsidR="007F0C92" w:rsidDel="00536FC3">
          <w:delText xml:space="preserve">thin </w:delText>
        </w:r>
        <w:r w:rsidR="009D4CCD" w:rsidDel="00536FC3">
          <w:delText>films</w:delText>
        </w:r>
        <w:r w:rsidR="00A13387" w:rsidRPr="00CE33A5" w:rsidDel="00536FC3">
          <w:delText>, such as</w:delText>
        </w:r>
      </w:del>
      <w:del w:id="116" w:author="Administrator" w:date="2019-08-30T18:55:00Z">
        <w:r w:rsidR="00A13387" w:rsidRPr="00CE33A5" w:rsidDel="00536FC3">
          <w:delText xml:space="preserve"> 75 min for 500 nm</w:delText>
        </w:r>
      </w:del>
      <w:del w:id="117" w:author="Administrator" w:date="2019-08-30T18:56:00Z">
        <w:r w:rsidR="00A13387" w:rsidRPr="00CE33A5" w:rsidDel="00536FC3">
          <w:delText xml:space="preserve"> thick </w:delText>
        </w:r>
        <w:r w:rsidR="007F0C92" w:rsidDel="00536FC3">
          <w:delText xml:space="preserve">thin </w:delText>
        </w:r>
        <w:r w:rsidR="009D4CCD" w:rsidDel="00536FC3">
          <w:delText>films</w:delText>
        </w:r>
        <w:r w:rsidR="00A13387" w:rsidRPr="00CE33A5" w:rsidDel="00536FC3">
          <w:delText>.</w:delText>
        </w:r>
        <w:r w:rsidR="00E54072" w:rsidDel="00536FC3">
          <w:delText xml:space="preserve"> And</w:delText>
        </w:r>
        <w:r w:rsidR="00C45670" w:rsidRPr="00CE33A5" w:rsidDel="00536FC3">
          <w:delText xml:space="preserve"> </w:delText>
        </w:r>
        <w:r w:rsidR="00B76D5C" w:rsidRPr="00B76D5C" w:rsidDel="00536FC3">
          <w:rPr>
            <w:rFonts w:ascii="Cambria" w:hAnsi="Cambria"/>
            <w:i/>
          </w:rPr>
          <w:delText>T</w:delText>
        </w:r>
        <w:r w:rsidR="00B76D5C" w:rsidRPr="00B76D5C" w:rsidDel="00536FC3">
          <w:rPr>
            <w:rFonts w:ascii="Cambria" w:hAnsi="Cambria"/>
            <w:i/>
            <w:vertAlign w:val="subscript"/>
          </w:rPr>
          <w:delText>pos</w:delText>
        </w:r>
        <w:r w:rsidR="00C45670" w:rsidRPr="00CE33A5" w:rsidDel="00536FC3">
          <w:delText xml:space="preserve"> is</w:delText>
        </w:r>
      </w:del>
      <w:del w:id="118" w:author="Administrator" w:date="2019-08-30T18:55:00Z">
        <w:r w:rsidR="00C45670" w:rsidRPr="00CE33A5" w:rsidDel="00536FC3">
          <w:delText xml:space="preserve"> usually 60min</w:delText>
        </w:r>
      </w:del>
      <w:del w:id="119" w:author="Administrator" w:date="2019-08-30T18:56:00Z">
        <w:r w:rsidR="00100BA5" w:rsidRPr="00CE33A5" w:rsidDel="00536FC3">
          <w:delText>.</w:delText>
        </w:r>
        <w:r w:rsidR="00E5105C" w:rsidRPr="00CE33A5" w:rsidDel="00536FC3">
          <w:delText>Then</w:delText>
        </w:r>
        <w:r w:rsidR="00C45670" w:rsidRPr="00CE33A5" w:rsidDel="00536FC3">
          <w:delText>,</w:delText>
        </w:r>
        <w:r w:rsidR="00B76D5C" w:rsidDel="00536FC3">
          <w:delText xml:space="preserve"> </w:delText>
        </w:r>
        <w:r w:rsidR="005428D2" w:rsidDel="00536FC3">
          <w:delText xml:space="preserve">the </w:delText>
        </w:r>
        <w:r w:rsidR="00B76D5C" w:rsidRPr="009A13CD" w:rsidDel="00536FC3">
          <w:rPr>
            <w:rFonts w:ascii="Cambria" w:hAnsi="Cambria"/>
            <w:i/>
          </w:rPr>
          <w:delText>T</w:delText>
        </w:r>
        <w:r w:rsidR="00100BA5" w:rsidRPr="00CE33A5" w:rsidDel="00536FC3">
          <w:delText xml:space="preserve"> can be obtained by the calculation of </w:delText>
        </w:r>
        <w:r w:rsidR="002C73D6" w:rsidDel="00536FC3">
          <w:delText xml:space="preserve">the </w:delText>
        </w:r>
        <w:r w:rsidR="00100BA5" w:rsidRPr="00CE33A5" w:rsidDel="00536FC3">
          <w:delText>formula:</w:delText>
        </w:r>
      </w:del>
    </w:p>
    <w:p w14:paraId="00AC16EE" w14:textId="769392C4" w:rsidR="00B039A7" w:rsidRPr="00CE33A5" w:rsidRDefault="00001664">
      <w:pPr>
        <w:ind w:firstLineChars="0" w:firstLine="0"/>
        <w:pPrChange w:id="120" w:author="Administrator" w:date="2019-08-30T18:56:00Z">
          <w:pPr>
            <w:tabs>
              <w:tab w:val="right" w:pos="2977"/>
              <w:tab w:val="right" w:pos="4660"/>
            </w:tabs>
            <w:ind w:firstLineChars="0" w:firstLine="0"/>
          </w:pPr>
        </w:pPrChange>
      </w:pPr>
      <w:del w:id="121" w:author="Administrator" w:date="2019-08-30T18:56:00Z">
        <w:r w:rsidDel="00536FC3">
          <w:rPr>
            <w:rFonts w:ascii="Cambria" w:hAnsi="Cambria"/>
            <w:i/>
          </w:rPr>
          <w:tab/>
        </w:r>
        <w:r w:rsidRPr="009A13CD" w:rsidDel="00536FC3">
          <w:rPr>
            <w:rFonts w:ascii="Cambria" w:hAnsi="Cambria"/>
            <w:i/>
          </w:rPr>
          <w:delText>T</w:delText>
        </w:r>
        <w:r w:rsidR="00100BA5" w:rsidRPr="00CE33A5" w:rsidDel="00536FC3">
          <w:delText xml:space="preserve"> = </w:delText>
        </w:r>
        <w:r w:rsidRPr="00B76D5C" w:rsidDel="00536FC3">
          <w:rPr>
            <w:rFonts w:ascii="Cambria" w:hAnsi="Cambria"/>
            <w:i/>
          </w:rPr>
          <w:delText>T</w:delText>
        </w:r>
        <w:r w:rsidRPr="00B76D5C" w:rsidDel="00536FC3">
          <w:rPr>
            <w:rFonts w:ascii="Cambria" w:hAnsi="Cambria"/>
            <w:i/>
            <w:vertAlign w:val="subscript"/>
          </w:rPr>
          <w:delText>pre</w:delText>
        </w:r>
        <w:r w:rsidR="00100BA5" w:rsidRPr="00CE33A5" w:rsidDel="00536FC3">
          <w:delText xml:space="preserve"> +</w:delText>
        </w:r>
        <w:r w:rsidRPr="00001664" w:rsidDel="00536FC3">
          <w:rPr>
            <w:rFonts w:ascii="Cambria" w:hAnsi="Cambria"/>
            <w:i/>
          </w:rPr>
          <w:delText xml:space="preserve"> </w:delText>
        </w:r>
        <w:r w:rsidRPr="00B76D5C" w:rsidDel="00536FC3">
          <w:rPr>
            <w:rFonts w:ascii="Cambria" w:hAnsi="Cambria"/>
            <w:i/>
          </w:rPr>
          <w:delText>T</w:delText>
        </w:r>
        <w:r w:rsidRPr="00B76D5C" w:rsidDel="00536FC3">
          <w:rPr>
            <w:rFonts w:ascii="Cambria" w:hAnsi="Cambria"/>
            <w:i/>
            <w:vertAlign w:val="subscript"/>
          </w:rPr>
          <w:delText>dep</w:delText>
        </w:r>
        <w:r w:rsidR="008168F8" w:rsidRPr="00CE33A5" w:rsidDel="00536FC3">
          <w:delText xml:space="preserve"> </w:delText>
        </w:r>
        <w:r w:rsidR="00100BA5" w:rsidRPr="00CE33A5" w:rsidDel="00536FC3">
          <w:delText xml:space="preserve">+ </w:delText>
        </w:r>
        <w:r w:rsidRPr="00B76D5C" w:rsidDel="00536FC3">
          <w:rPr>
            <w:rFonts w:ascii="Cambria" w:hAnsi="Cambria"/>
            <w:i/>
          </w:rPr>
          <w:delText>T</w:delText>
        </w:r>
        <w:r w:rsidRPr="00B76D5C" w:rsidDel="00536FC3">
          <w:rPr>
            <w:rFonts w:ascii="Cambria" w:hAnsi="Cambria"/>
            <w:i/>
            <w:vertAlign w:val="subscript"/>
          </w:rPr>
          <w:delText>pos</w:delText>
        </w:r>
        <w:r w:rsidR="00791FBD" w:rsidDel="00536FC3">
          <w:delText xml:space="preserve"> </w:delText>
        </w:r>
        <w:r w:rsidR="00791FBD" w:rsidDel="00536FC3">
          <w:rPr>
            <w:rFonts w:asciiTheme="minorEastAsia" w:eastAsiaTheme="minorEastAsia" w:hAnsiTheme="minorEastAsia" w:hint="eastAsia"/>
          </w:rPr>
          <w:delText>.</w:delText>
        </w:r>
        <w:r w:rsidDel="00536FC3">
          <w:tab/>
          <w:delText>(2)</w:delText>
        </w:r>
      </w:del>
      <w:commentRangeEnd w:id="112"/>
      <w:r w:rsidR="00536FC3">
        <w:rPr>
          <w:rStyle w:val="af4"/>
        </w:rPr>
        <w:commentReference w:id="112"/>
      </w:r>
    </w:p>
    <w:p w14:paraId="64F852F1" w14:textId="50B44163" w:rsidR="00791FBD" w:rsidDel="00536FC3" w:rsidRDefault="00E54072" w:rsidP="00791FBD">
      <w:pPr>
        <w:spacing w:after="0"/>
        <w:ind w:firstLine="360"/>
        <w:rPr>
          <w:del w:id="122" w:author="Administrator" w:date="2019-08-30T18:59:00Z"/>
          <w:szCs w:val="18"/>
        </w:rPr>
        <w:sectPr w:rsidR="00791FBD" w:rsidDel="00536FC3" w:rsidSect="00E54072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  <w:r>
        <w:t xml:space="preserve">As is shown in table 1, </w:t>
      </w:r>
      <w:r w:rsidR="005428D2">
        <w:t xml:space="preserve">the </w:t>
      </w:r>
      <w:r w:rsidR="003E7483" w:rsidRPr="00732002">
        <w:rPr>
          <w:rFonts w:ascii="Cambria" w:hAnsi="Cambria"/>
          <w:i/>
        </w:rPr>
        <w:ruby>
          <w:rubyPr>
            <w:rubyAlign w:val="distributeSpace"/>
            <w:hps w:val="8"/>
            <w:hpsRaise w:val="18"/>
            <w:hpsBaseText w:val="18"/>
            <w:lid w:val="zh-CN"/>
          </w:rubyPr>
          <w:rt>
            <w:r w:rsidR="003E7483" w:rsidRPr="00732002">
              <w:rPr>
                <w:rFonts w:ascii="Cambria" w:hAnsi="Cambria"/>
                <w:i/>
              </w:rPr>
              <w:t>——</w:t>
            </w:r>
          </w:rt>
          <w:rubyBase>
            <w:r w:rsidR="003E7483" w:rsidRPr="00732002">
              <w:rPr>
                <w:rFonts w:ascii="Cambria" w:hAnsi="Cambria"/>
                <w:i/>
              </w:rPr>
              <w:t>R</w:t>
            </w:r>
          </w:rubyBase>
        </w:ruby>
      </w:r>
      <w:r w:rsidR="003E7483" w:rsidRPr="0030461B">
        <w:rPr>
          <w:rFonts w:ascii="Cambria" w:eastAsiaTheme="minorEastAsia" w:hAnsi="Cambria"/>
          <w:i/>
          <w:vertAlign w:val="subscript"/>
        </w:rPr>
        <w:t>pr</w:t>
      </w:r>
      <w:r w:rsidR="003E7483" w:rsidRPr="0030461B">
        <w:rPr>
          <w:rFonts w:ascii="Cambria" w:eastAsiaTheme="minorEastAsia" w:hAnsi="Cambria"/>
          <w:vertAlign w:val="subscript"/>
        </w:rPr>
        <w:t>e</w:t>
      </w:r>
      <w:del w:id="123" w:author="Administrator" w:date="2019-08-30T18:57:00Z">
        <w:r w:rsidR="000E4338" w:rsidRPr="00CE33A5" w:rsidDel="00536FC3">
          <w:delText xml:space="preserve"> </w:delText>
        </w:r>
      </w:del>
      <w:ins w:id="124" w:author="Administrator" w:date="2019-08-30T18:57:00Z">
        <w:r w:rsidR="00536FC3">
          <w:rPr>
            <w:rFonts w:ascii="宋体" w:eastAsia="宋体" w:hAnsi="宋体" w:cs="宋体" w:hint="eastAsia"/>
          </w:rPr>
          <w:t xml:space="preserve">， </w:t>
        </w:r>
      </w:ins>
      <w:r w:rsidR="000E4338" w:rsidRPr="00CE33A5">
        <w:t xml:space="preserve">which is calculated according to the measured results of experiments, is </w:t>
      </w:r>
      <w:del w:id="125" w:author="Administrator" w:date="2019-08-30T18:57:00Z">
        <w:r w:rsidR="000E4338" w:rsidRPr="00CE33A5" w:rsidDel="00536FC3">
          <w:rPr>
            <w:rFonts w:asciiTheme="minorEastAsia" w:eastAsiaTheme="minorEastAsia" w:hAnsiTheme="minorEastAsia" w:hint="eastAsia"/>
          </w:rPr>
          <w:delText xml:space="preserve">as </w:delText>
        </w:r>
        <w:r w:rsidDel="00536FC3">
          <w:rPr>
            <w:rFonts w:asciiTheme="minorEastAsia" w:eastAsiaTheme="minorEastAsia" w:hAnsiTheme="minorEastAsia" w:hint="eastAsia"/>
          </w:rPr>
          <w:delText>large</w:delText>
        </w:r>
        <w:r w:rsidR="003E7483" w:rsidDel="00536FC3">
          <w:rPr>
            <w:rFonts w:asciiTheme="minorEastAsia" w:eastAsiaTheme="minorEastAsia" w:hAnsiTheme="minorEastAsia" w:hint="eastAsia"/>
          </w:rPr>
          <w:delText xml:space="preserve"> </w:delText>
        </w:r>
        <w:r w:rsidR="000E4338" w:rsidRPr="00CE33A5" w:rsidDel="00536FC3">
          <w:rPr>
            <w:rFonts w:asciiTheme="minorEastAsia" w:eastAsiaTheme="minorEastAsia" w:hAnsiTheme="minorEastAsia" w:hint="eastAsia"/>
          </w:rPr>
          <w:delText>as</w:delText>
        </w:r>
      </w:del>
      <w:ins w:id="126" w:author="Administrator" w:date="2019-08-30T18:57:00Z">
        <w:r w:rsidR="00536FC3">
          <w:rPr>
            <w:rFonts w:asciiTheme="minorEastAsia" w:eastAsiaTheme="minorEastAsia" w:hAnsiTheme="minorEastAsia" w:hint="eastAsia"/>
          </w:rPr>
          <w:t>only</w:t>
        </w:r>
      </w:ins>
      <w:r w:rsidR="000E4338" w:rsidRPr="00CE33A5">
        <w:t xml:space="preserve"> </w:t>
      </w:r>
      <w:del w:id="127" w:author="Administrator" w:date="2019-08-30T18:57:00Z">
        <w:r w:rsidR="00891C7C" w:rsidDel="00536FC3">
          <w:rPr>
            <w:rFonts w:asciiTheme="minorEastAsia" w:eastAsiaTheme="minorEastAsia" w:hAnsiTheme="minorEastAsia" w:hint="eastAsia"/>
          </w:rPr>
          <w:delText>around</w:delText>
        </w:r>
      </w:del>
      <w:ins w:id="128" w:author="Administrator" w:date="2019-08-30T18:57:00Z">
        <w:r w:rsidR="00536FC3">
          <w:rPr>
            <w:rFonts w:asciiTheme="minorEastAsia" w:eastAsiaTheme="minorEastAsia" w:hAnsiTheme="minorEastAsia" w:hint="eastAsia"/>
          </w:rPr>
          <w:t>about</w:t>
        </w:r>
      </w:ins>
      <w:r w:rsidR="00891C7C">
        <w:t xml:space="preserve"> </w:t>
      </w:r>
      <w:r w:rsidR="00304885">
        <w:t>23</w:t>
      </w:r>
      <w:r w:rsidR="000E4338" w:rsidRPr="00CE33A5">
        <w:t xml:space="preserve"> min</w:t>
      </w:r>
      <w:r w:rsidR="003E7483">
        <w:t xml:space="preserve"> per piece</w:t>
      </w:r>
      <w:r w:rsidR="000E4338" w:rsidRPr="00CE33A5">
        <w:t>.</w:t>
      </w:r>
      <w:r w:rsidR="00791FBD" w:rsidRPr="00791FBD">
        <w:rPr>
          <w:szCs w:val="18"/>
        </w:rPr>
        <w:t xml:space="preserve"> </w:t>
      </w:r>
      <w:ins w:id="129" w:author="Administrator" w:date="2019-08-30T18:58:00Z">
        <w:r w:rsidR="00536FC3">
          <w:rPr>
            <w:rFonts w:asciiTheme="minorEastAsia" w:eastAsiaTheme="minorEastAsia" w:hAnsiTheme="minorEastAsia" w:hint="eastAsia"/>
            <w:szCs w:val="18"/>
          </w:rPr>
          <w:t>This</w:t>
        </w:r>
        <w:r w:rsidR="00536FC3">
          <w:rPr>
            <w:szCs w:val="18"/>
          </w:rPr>
          <w:t xml:space="preserve"> </w:t>
        </w:r>
        <w:r w:rsidR="00536FC3">
          <w:rPr>
            <w:rFonts w:asciiTheme="minorEastAsia" w:eastAsiaTheme="minorEastAsia" w:hAnsiTheme="minorEastAsia" w:hint="eastAsia"/>
            <w:szCs w:val="18"/>
          </w:rPr>
          <w:t>is</w:t>
        </w:r>
        <w:r w:rsidR="00536FC3">
          <w:rPr>
            <w:rFonts w:asciiTheme="minorEastAsia" w:eastAsiaTheme="minorEastAsia" w:hAnsiTheme="minorEastAsia"/>
            <w:szCs w:val="18"/>
          </w:rPr>
          <w:t xml:space="preserve"> </w:t>
        </w:r>
        <w:r w:rsidR="00536FC3">
          <w:rPr>
            <w:rFonts w:asciiTheme="minorEastAsia" w:eastAsiaTheme="minorEastAsia" w:hAnsiTheme="minorEastAsia" w:hint="eastAsia"/>
            <w:szCs w:val="18"/>
          </w:rPr>
          <w:t>much</w:t>
        </w:r>
      </w:ins>
      <w:ins w:id="130" w:author="Administrator" w:date="2019-08-30T18:57:00Z">
        <w:r w:rsidR="00536FC3">
          <w:rPr>
            <w:szCs w:val="18"/>
          </w:rPr>
          <w:t xml:space="preserve"> </w:t>
        </w:r>
      </w:ins>
      <w:ins w:id="131" w:author="Administrator" w:date="2019-08-30T18:58:00Z">
        <w:r w:rsidR="00536FC3">
          <w:rPr>
            <w:rFonts w:asciiTheme="minorEastAsia" w:eastAsiaTheme="minorEastAsia" w:hAnsiTheme="minorEastAsia" w:hint="eastAsia"/>
            <w:szCs w:val="18"/>
          </w:rPr>
          <w:t>more</w:t>
        </w:r>
        <w:r w:rsidR="00536FC3">
          <w:rPr>
            <w:szCs w:val="18"/>
          </w:rPr>
          <w:t xml:space="preserve"> </w:t>
        </w:r>
        <w:r w:rsidR="00536FC3">
          <w:rPr>
            <w:rFonts w:asciiTheme="minorEastAsia" w:eastAsiaTheme="minorEastAsia" w:hAnsiTheme="minorEastAsia" w:hint="eastAsia"/>
            <w:szCs w:val="18"/>
          </w:rPr>
          <w:t>efficient</w:t>
        </w:r>
        <w:r w:rsidR="00536FC3">
          <w:rPr>
            <w:szCs w:val="18"/>
          </w:rPr>
          <w:t xml:space="preserve"> </w:t>
        </w:r>
        <w:r w:rsidR="00536FC3">
          <w:rPr>
            <w:rFonts w:asciiTheme="minorEastAsia" w:eastAsiaTheme="minorEastAsia" w:hAnsiTheme="minorEastAsia" w:hint="eastAsia"/>
            <w:szCs w:val="18"/>
          </w:rPr>
          <w:t>compared</w:t>
        </w:r>
        <w:r w:rsidR="00536FC3">
          <w:rPr>
            <w:szCs w:val="18"/>
          </w:rPr>
          <w:t xml:space="preserve"> </w:t>
        </w:r>
        <w:r w:rsidR="00536FC3">
          <w:rPr>
            <w:rFonts w:asciiTheme="minorEastAsia" w:eastAsiaTheme="minorEastAsia" w:hAnsiTheme="minorEastAsia" w:hint="eastAsia"/>
            <w:szCs w:val="18"/>
          </w:rPr>
          <w:t>with</w:t>
        </w:r>
        <w:r w:rsidR="00536FC3">
          <w:rPr>
            <w:rFonts w:asciiTheme="minorEastAsia" w:eastAsiaTheme="minorEastAsia" w:hAnsiTheme="minorEastAsia"/>
            <w:szCs w:val="18"/>
          </w:rPr>
          <w:t xml:space="preserve"> </w:t>
        </w:r>
        <w:r w:rsidR="00536FC3">
          <w:rPr>
            <w:rFonts w:asciiTheme="minorEastAsia" w:eastAsiaTheme="minorEastAsia" w:hAnsiTheme="minorEastAsia" w:hint="eastAsia"/>
            <w:szCs w:val="18"/>
          </w:rPr>
          <w:t>our</w:t>
        </w:r>
      </w:ins>
      <w:ins w:id="132" w:author="Administrator" w:date="2019-08-30T18:59:00Z">
        <w:r w:rsidR="00536FC3">
          <w:rPr>
            <w:rFonts w:asciiTheme="minorEastAsia" w:eastAsiaTheme="minorEastAsia" w:hAnsiTheme="minorEastAsia"/>
            <w:szCs w:val="18"/>
          </w:rPr>
          <w:t xml:space="preserve"> double-si</w:t>
        </w:r>
      </w:ins>
      <w:ins w:id="133" w:author="Administrator" w:date="2019-08-30T19:00:00Z">
        <w:r w:rsidR="00536FC3">
          <w:rPr>
            <w:rFonts w:asciiTheme="minorEastAsia" w:eastAsiaTheme="minorEastAsia" w:hAnsiTheme="minorEastAsia"/>
            <w:szCs w:val="18"/>
          </w:rPr>
          <w:t>ded</w:t>
        </w:r>
      </w:ins>
      <w:ins w:id="134" w:author="Administrator" w:date="2019-08-30T18:58:00Z">
        <w:r w:rsidR="00536FC3">
          <w:rPr>
            <w:rFonts w:asciiTheme="minorEastAsia" w:eastAsiaTheme="minorEastAsia" w:hAnsiTheme="minorEastAsia"/>
            <w:szCs w:val="18"/>
          </w:rPr>
          <w:t xml:space="preserve"> sputtering technique</w:t>
        </w:r>
      </w:ins>
      <w:ins w:id="135" w:author="Administrator" w:date="2019-08-30T18:59:00Z">
        <w:r w:rsidR="00536FC3">
          <w:rPr>
            <w:rFonts w:asciiTheme="minorEastAsia" w:eastAsiaTheme="minorEastAsia" w:hAnsiTheme="minorEastAsia"/>
            <w:szCs w:val="18"/>
          </w:rPr>
          <w:t xml:space="preserve">, which is 15 hours per piece generally. </w:t>
        </w:r>
      </w:ins>
    </w:p>
    <w:p w14:paraId="2592E762" w14:textId="77777777" w:rsidR="00791FBD" w:rsidRPr="00AA352C" w:rsidRDefault="00791FBD">
      <w:pPr>
        <w:spacing w:after="0"/>
        <w:ind w:firstLine="360"/>
        <w:rPr>
          <w:szCs w:val="18"/>
        </w:rPr>
        <w:pPrChange w:id="136" w:author="Administrator" w:date="2019-08-30T18:59:00Z">
          <w:pPr>
            <w:pStyle w:val="2"/>
            <w:spacing w:before="0"/>
          </w:pPr>
        </w:pPrChange>
      </w:pPr>
      <w:r w:rsidRPr="00AA352C">
        <w:rPr>
          <w:szCs w:val="18"/>
        </w:rPr>
        <w:lastRenderedPageBreak/>
        <w:t xml:space="preserve">Table 1 </w:t>
      </w:r>
      <w:r>
        <w:rPr>
          <w:szCs w:val="18"/>
        </w:rPr>
        <w:t>T</w:t>
      </w:r>
      <w:r w:rsidRPr="00AA352C">
        <w:rPr>
          <w:szCs w:val="18"/>
        </w:rPr>
        <w:t>he average preparation time of pre piece of double-sided 500nm thick YBCO thin films in a single experiment</w:t>
      </w:r>
    </w:p>
    <w:tbl>
      <w:tblPr>
        <w:tblStyle w:val="a4"/>
        <w:tblW w:w="9779" w:type="dxa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2354"/>
        <w:gridCol w:w="1955"/>
        <w:gridCol w:w="1786"/>
        <w:gridCol w:w="2124"/>
      </w:tblGrid>
      <w:tr w:rsidR="00791FBD" w:rsidRPr="00CE33A5" w14:paraId="4473B602" w14:textId="77777777" w:rsidTr="00097A48">
        <w:trPr>
          <w:trHeight w:val="671"/>
        </w:trPr>
        <w:tc>
          <w:tcPr>
            <w:tcW w:w="1560" w:type="dxa"/>
            <w:tcBorders>
              <w:bottom w:val="single" w:sz="4" w:space="0" w:color="auto"/>
            </w:tcBorders>
          </w:tcPr>
          <w:p w14:paraId="0FC354E6" w14:textId="77777777" w:rsidR="00791FBD" w:rsidRPr="00410B71" w:rsidRDefault="00791FBD" w:rsidP="00097A48">
            <w:pPr>
              <w:spacing w:before="0" w:after="0"/>
              <w:ind w:firstLineChars="0" w:firstLine="0"/>
              <w:rPr>
                <w:sz w:val="15"/>
                <w:szCs w:val="15"/>
              </w:rPr>
            </w:pPr>
            <w:r w:rsidRPr="00410B71">
              <w:rPr>
                <w:sz w:val="15"/>
                <w:szCs w:val="15"/>
              </w:rPr>
              <w:t>Pre-preparation time (min)</w:t>
            </w:r>
          </w:p>
        </w:tc>
        <w:tc>
          <w:tcPr>
            <w:tcW w:w="2354" w:type="dxa"/>
            <w:tcBorders>
              <w:bottom w:val="single" w:sz="4" w:space="0" w:color="auto"/>
            </w:tcBorders>
          </w:tcPr>
          <w:p w14:paraId="539CBB2B" w14:textId="77777777" w:rsidR="00791FBD" w:rsidRPr="00410B71" w:rsidRDefault="00791FBD" w:rsidP="00097A48">
            <w:pPr>
              <w:spacing w:before="0" w:after="0"/>
              <w:ind w:firstLineChars="0" w:firstLine="0"/>
              <w:rPr>
                <w:sz w:val="15"/>
                <w:szCs w:val="15"/>
              </w:rPr>
            </w:pPr>
            <w:r w:rsidRPr="00410B71">
              <w:rPr>
                <w:sz w:val="15"/>
                <w:szCs w:val="15"/>
              </w:rPr>
              <w:t xml:space="preserve">Deposition time for 500 nm thick </w:t>
            </w:r>
            <w:r>
              <w:rPr>
                <w:sz w:val="15"/>
                <w:szCs w:val="15"/>
              </w:rPr>
              <w:t>thin film</w:t>
            </w:r>
            <w:r w:rsidRPr="00410B71">
              <w:rPr>
                <w:sz w:val="15"/>
                <w:szCs w:val="15"/>
              </w:rPr>
              <w:t>s (min)</w:t>
            </w:r>
          </w:p>
        </w:tc>
        <w:tc>
          <w:tcPr>
            <w:tcW w:w="1955" w:type="dxa"/>
            <w:tcBorders>
              <w:bottom w:val="single" w:sz="4" w:space="0" w:color="auto"/>
            </w:tcBorders>
          </w:tcPr>
          <w:p w14:paraId="3EC542A1" w14:textId="77777777" w:rsidR="00791FBD" w:rsidRPr="00410B71" w:rsidRDefault="00791FBD" w:rsidP="00097A48">
            <w:pPr>
              <w:spacing w:before="0" w:after="0"/>
              <w:ind w:firstLineChars="0" w:firstLine="0"/>
              <w:rPr>
                <w:sz w:val="15"/>
                <w:szCs w:val="15"/>
              </w:rPr>
            </w:pPr>
            <w:r w:rsidRPr="00410B71">
              <w:rPr>
                <w:sz w:val="15"/>
                <w:szCs w:val="15"/>
              </w:rPr>
              <w:t>Post preparation time (min)</w:t>
            </w:r>
          </w:p>
        </w:tc>
        <w:tc>
          <w:tcPr>
            <w:tcW w:w="1786" w:type="dxa"/>
            <w:tcBorders>
              <w:bottom w:val="single" w:sz="4" w:space="0" w:color="auto"/>
            </w:tcBorders>
          </w:tcPr>
          <w:p w14:paraId="3099E472" w14:textId="77777777" w:rsidR="00791FBD" w:rsidRPr="00410B71" w:rsidRDefault="00791FBD" w:rsidP="00097A48">
            <w:pPr>
              <w:spacing w:before="0" w:after="0"/>
              <w:ind w:firstLineChars="0" w:firstLine="0"/>
              <w:rPr>
                <w:sz w:val="15"/>
                <w:szCs w:val="15"/>
              </w:rPr>
            </w:pPr>
            <w:r w:rsidRPr="00410B71">
              <w:rPr>
                <w:sz w:val="15"/>
                <w:szCs w:val="15"/>
              </w:rPr>
              <w:t>Total time in a single experiment (min)</w:t>
            </w:r>
          </w:p>
        </w:tc>
        <w:tc>
          <w:tcPr>
            <w:tcW w:w="2124" w:type="dxa"/>
            <w:tcBorders>
              <w:bottom w:val="single" w:sz="4" w:space="0" w:color="auto"/>
            </w:tcBorders>
          </w:tcPr>
          <w:p w14:paraId="1ADDA79B" w14:textId="77777777" w:rsidR="00791FBD" w:rsidRPr="00410B71" w:rsidRDefault="00791FBD" w:rsidP="00097A48">
            <w:pPr>
              <w:spacing w:before="0" w:after="0"/>
              <w:ind w:firstLineChars="0" w:firstLine="0"/>
              <w:rPr>
                <w:sz w:val="15"/>
                <w:szCs w:val="15"/>
              </w:rPr>
            </w:pPr>
            <w:r w:rsidRPr="00410B71">
              <w:rPr>
                <w:sz w:val="15"/>
                <w:szCs w:val="15"/>
              </w:rPr>
              <w:t>Average preparation rate (min pre piece)</w:t>
            </w:r>
          </w:p>
        </w:tc>
      </w:tr>
      <w:tr w:rsidR="00791FBD" w:rsidRPr="00CE33A5" w14:paraId="554A001D" w14:textId="77777777" w:rsidTr="00097A48">
        <w:trPr>
          <w:trHeight w:val="283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14:paraId="261A3642" w14:textId="77777777" w:rsidR="00791FBD" w:rsidRPr="00410B71" w:rsidRDefault="00791FBD" w:rsidP="00097A48">
            <w:pPr>
              <w:spacing w:before="0" w:after="0"/>
              <w:ind w:firstLine="300"/>
              <w:jc w:val="left"/>
              <w:rPr>
                <w:sz w:val="15"/>
                <w:szCs w:val="15"/>
              </w:rPr>
            </w:pPr>
            <w:r w:rsidRPr="00410B71">
              <w:rPr>
                <w:sz w:val="15"/>
                <w:szCs w:val="15"/>
              </w:rPr>
              <w:t>140</w:t>
            </w:r>
          </w:p>
        </w:tc>
        <w:tc>
          <w:tcPr>
            <w:tcW w:w="2354" w:type="dxa"/>
            <w:tcBorders>
              <w:top w:val="single" w:sz="4" w:space="0" w:color="auto"/>
              <w:bottom w:val="single" w:sz="4" w:space="0" w:color="auto"/>
            </w:tcBorders>
          </w:tcPr>
          <w:p w14:paraId="56A0390C" w14:textId="77777777" w:rsidR="00791FBD" w:rsidRPr="00410B71" w:rsidRDefault="00791FBD" w:rsidP="00097A48">
            <w:pPr>
              <w:spacing w:before="0" w:after="0"/>
              <w:ind w:firstLine="300"/>
              <w:jc w:val="left"/>
              <w:rPr>
                <w:sz w:val="15"/>
                <w:szCs w:val="15"/>
              </w:rPr>
            </w:pPr>
            <w:r w:rsidRPr="00410B71">
              <w:rPr>
                <w:sz w:val="15"/>
                <w:szCs w:val="15"/>
              </w:rPr>
              <w:t>75</w:t>
            </w:r>
          </w:p>
        </w:tc>
        <w:tc>
          <w:tcPr>
            <w:tcW w:w="1955" w:type="dxa"/>
            <w:tcBorders>
              <w:top w:val="single" w:sz="4" w:space="0" w:color="auto"/>
              <w:bottom w:val="single" w:sz="4" w:space="0" w:color="auto"/>
            </w:tcBorders>
          </w:tcPr>
          <w:p w14:paraId="5BB96E9A" w14:textId="77777777" w:rsidR="00791FBD" w:rsidRPr="00410B71" w:rsidRDefault="00791FBD" w:rsidP="00097A48">
            <w:pPr>
              <w:spacing w:before="0" w:after="0"/>
              <w:ind w:firstLine="300"/>
              <w:jc w:val="left"/>
              <w:rPr>
                <w:sz w:val="15"/>
                <w:szCs w:val="15"/>
              </w:rPr>
            </w:pPr>
            <w:r w:rsidRPr="00410B71">
              <w:rPr>
                <w:sz w:val="15"/>
                <w:szCs w:val="15"/>
              </w:rPr>
              <w:t>60</w:t>
            </w:r>
          </w:p>
        </w:tc>
        <w:tc>
          <w:tcPr>
            <w:tcW w:w="1786" w:type="dxa"/>
            <w:tcBorders>
              <w:top w:val="single" w:sz="4" w:space="0" w:color="auto"/>
              <w:bottom w:val="single" w:sz="4" w:space="0" w:color="auto"/>
            </w:tcBorders>
          </w:tcPr>
          <w:p w14:paraId="73D503B3" w14:textId="77777777" w:rsidR="00791FBD" w:rsidRPr="00410B71" w:rsidRDefault="00791FBD" w:rsidP="00097A48">
            <w:pPr>
              <w:spacing w:before="0" w:after="0"/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275</w:t>
            </w:r>
          </w:p>
        </w:tc>
        <w:tc>
          <w:tcPr>
            <w:tcW w:w="2124" w:type="dxa"/>
            <w:tcBorders>
              <w:top w:val="single" w:sz="4" w:space="0" w:color="auto"/>
              <w:bottom w:val="single" w:sz="4" w:space="0" w:color="auto"/>
            </w:tcBorders>
          </w:tcPr>
          <w:p w14:paraId="4DFBF099" w14:textId="77777777" w:rsidR="00791FBD" w:rsidRPr="00410B71" w:rsidRDefault="00791FBD" w:rsidP="00097A48">
            <w:pPr>
              <w:spacing w:before="0" w:after="0"/>
              <w:ind w:firstLine="300"/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23</w:t>
            </w:r>
          </w:p>
        </w:tc>
      </w:tr>
    </w:tbl>
    <w:p w14:paraId="12F32CE8" w14:textId="77777777" w:rsidR="00791FBD" w:rsidRDefault="00791FBD" w:rsidP="00791FBD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C794FA8" wp14:editId="04F1CDE1">
            <wp:extent cx="2383200" cy="1800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200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4B73EF4E" wp14:editId="39B05083">
            <wp:extent cx="1630800" cy="1800000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800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0E87FE" w14:textId="77777777" w:rsidR="00791FBD" w:rsidRPr="00FE5875" w:rsidRDefault="00791FBD" w:rsidP="00791FBD">
      <w:pPr>
        <w:tabs>
          <w:tab w:val="center" w:pos="2977"/>
          <w:tab w:val="center" w:pos="6946"/>
        </w:tabs>
        <w:ind w:firstLineChars="0" w:firstLine="0"/>
        <w:rPr>
          <w:rFonts w:eastAsiaTheme="minorEastAsia"/>
        </w:rPr>
      </w:pPr>
      <w:r>
        <w:rPr>
          <w:rFonts w:eastAsiaTheme="minorEastAsia"/>
        </w:rPr>
        <w:tab/>
        <w:t>(a)</w:t>
      </w:r>
      <w:r>
        <w:rPr>
          <w:rFonts w:eastAsiaTheme="minorEastAsia"/>
        </w:rPr>
        <w:tab/>
      </w:r>
      <w:r w:rsidRPr="00FE5875">
        <w:rPr>
          <w:rFonts w:eastAsiaTheme="minorEastAsia"/>
        </w:rPr>
        <w:t>(b)</w:t>
      </w:r>
    </w:p>
    <w:p w14:paraId="4683C83B" w14:textId="4BA0A8B1" w:rsidR="00791FBD" w:rsidRDefault="00E30BD2" w:rsidP="00791FBD">
      <w:pPr>
        <w:ind w:firstLineChars="0" w:firstLine="0"/>
        <w:jc w:val="center"/>
        <w:rPr>
          <w:rFonts w:eastAsiaTheme="minorEastAsia"/>
        </w:rPr>
      </w:pPr>
      <w:del w:id="137" w:author="chen ran" w:date="2019-08-31T10:30:00Z">
        <w:r w:rsidDel="009C6451">
          <w:rPr>
            <w:rFonts w:eastAsiaTheme="minorEastAsia"/>
            <w:noProof/>
          </w:rPr>
          <w:lastRenderedPageBreak/>
          <w:drawing>
            <wp:anchor distT="0" distB="0" distL="114300" distR="114300" simplePos="0" relativeHeight="251659264" behindDoc="0" locked="0" layoutInCell="1" allowOverlap="1" wp14:anchorId="31E24730" wp14:editId="6FBB141C">
              <wp:simplePos x="0" y="0"/>
              <wp:positionH relativeFrom="rightMargin">
                <wp:posOffset>762000</wp:posOffset>
              </wp:positionH>
              <wp:positionV relativeFrom="paragraph">
                <wp:posOffset>1955800</wp:posOffset>
              </wp:positionV>
              <wp:extent cx="2934731" cy="4327008"/>
              <wp:effectExtent l="0" t="0" r="0" b="0"/>
              <wp:wrapNone/>
              <wp:docPr id="12" name="图片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图片 12"/>
                      <pic:cNvPicPr>
                        <a:picLocks noChangeAspect="1"/>
                      </pic:cNvPicPr>
                    </pic:nvPicPr>
                    <pic:blipFill rotWithShape="1">
                      <a:blip r:embed="rId1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381"/>
                      <a:stretch/>
                    </pic:blipFill>
                    <pic:spPr>
                      <a:xfrm>
                        <a:off x="0" y="0"/>
                        <a:ext cx="2934731" cy="432700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del>
      <w:r w:rsidR="00791FBD">
        <w:rPr>
          <w:rFonts w:eastAsiaTheme="minorEastAsia"/>
          <w:noProof/>
        </w:rPr>
        <w:drawing>
          <wp:inline distT="0" distB="0" distL="0" distR="0" wp14:anchorId="3C0D8EE0" wp14:editId="6F2F06AE">
            <wp:extent cx="1974405" cy="1718629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6" b="2534"/>
                    <a:stretch/>
                  </pic:blipFill>
                  <pic:spPr bwMode="auto">
                    <a:xfrm>
                      <a:off x="0" y="0"/>
                      <a:ext cx="2000559" cy="17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558AC" w14:textId="36CA93B8" w:rsidR="00791FBD" w:rsidRPr="00ED6D48" w:rsidRDefault="00791FBD" w:rsidP="00791FBD">
      <w:pPr>
        <w:ind w:firstLineChars="0" w:firstLine="0"/>
        <w:jc w:val="center"/>
        <w:rPr>
          <w:rFonts w:eastAsiaTheme="minorEastAsia" w:cs="Arial"/>
        </w:rPr>
      </w:pPr>
      <w:r>
        <w:rPr>
          <w:rFonts w:eastAsiaTheme="minorEastAsia" w:cs="Arial" w:hint="eastAsia"/>
        </w:rPr>
        <w:t>(</w:t>
      </w:r>
      <w:r w:rsidRPr="00ED6D48">
        <w:rPr>
          <w:rFonts w:eastAsiaTheme="minorEastAsia" w:cs="Arial"/>
        </w:rPr>
        <w:t>c</w:t>
      </w:r>
      <w:r>
        <w:rPr>
          <w:rFonts w:eastAsiaTheme="minorEastAsia" w:cs="Arial" w:hint="eastAsia"/>
        </w:rPr>
        <w:t>)</w:t>
      </w:r>
    </w:p>
    <w:p w14:paraId="0A47A524" w14:textId="3F8E27FB" w:rsidR="00791FBD" w:rsidRPr="00D00D84" w:rsidRDefault="00791FBD" w:rsidP="00791FBD">
      <w:pPr>
        <w:ind w:firstLineChars="0" w:firstLine="0"/>
        <w:jc w:val="left"/>
        <w:rPr>
          <w:rFonts w:eastAsiaTheme="minorEastAsia"/>
        </w:rPr>
      </w:pPr>
      <w:r w:rsidRPr="007D545D">
        <w:rPr>
          <w:rFonts w:eastAsiaTheme="minorEastAsia"/>
          <w:b/>
        </w:rPr>
        <w:t>Figure 1.</w:t>
      </w:r>
      <w:r>
        <w:rPr>
          <w:rFonts w:eastAsiaTheme="minorEastAsia"/>
        </w:rPr>
        <w:t xml:space="preserve"> The</w:t>
      </w:r>
      <w:r w:rsidRPr="009918FE">
        <w:rPr>
          <w:rFonts w:eastAsiaTheme="minorEastAsia"/>
        </w:rPr>
        <w:t xml:space="preserve"> double-sided deposition device</w:t>
      </w:r>
      <w:r>
        <w:rPr>
          <w:rFonts w:eastAsiaTheme="minorEastAsia"/>
        </w:rPr>
        <w:t>:</w:t>
      </w:r>
      <w:r w:rsidRPr="009918FE">
        <w:rPr>
          <w:rFonts w:eastAsiaTheme="minorEastAsia" w:hint="eastAsia"/>
          <w:b/>
        </w:rPr>
        <w:t xml:space="preserve"> </w:t>
      </w:r>
      <w:r w:rsidRPr="00D00D84">
        <w:rPr>
          <w:rFonts w:eastAsiaTheme="minorEastAsia" w:hint="eastAsia"/>
        </w:rPr>
        <w:t>(</w:t>
      </w:r>
      <w:r>
        <w:rPr>
          <w:rFonts w:eastAsiaTheme="minorEastAsia"/>
        </w:rPr>
        <w:t>a) t</w:t>
      </w:r>
      <w:r w:rsidRPr="00D00D84">
        <w:rPr>
          <w:rFonts w:eastAsiaTheme="minorEastAsia"/>
        </w:rPr>
        <w:t>he planetary turntable</w:t>
      </w:r>
      <w:r>
        <w:rPr>
          <w:rFonts w:eastAsiaTheme="minorEastAsia"/>
        </w:rPr>
        <w:t xml:space="preserve"> disk</w:t>
      </w:r>
      <w:r w:rsidRPr="00D00D84">
        <w:rPr>
          <w:rFonts w:eastAsiaTheme="minorEastAsia"/>
        </w:rPr>
        <w:t xml:space="preserve">; (b) </w:t>
      </w:r>
      <w:r>
        <w:rPr>
          <w:rFonts w:eastAsiaTheme="minorEastAsia"/>
        </w:rPr>
        <w:t>t</w:t>
      </w:r>
      <w:r w:rsidRPr="00D00D84">
        <w:rPr>
          <w:rFonts w:eastAsiaTheme="minorEastAsia"/>
        </w:rPr>
        <w:t xml:space="preserve">he shower </w:t>
      </w:r>
      <w:r>
        <w:rPr>
          <w:rFonts w:eastAsiaTheme="minorEastAsia"/>
        </w:rPr>
        <w:t>head with</w:t>
      </w:r>
      <w:r w:rsidRPr="00D00D84">
        <w:rPr>
          <w:rFonts w:eastAsiaTheme="minorEastAsia"/>
        </w:rPr>
        <w:t xml:space="preserve"> two opposite symmetrical </w:t>
      </w:r>
      <w:r>
        <w:rPr>
          <w:rFonts w:eastAsiaTheme="minorEastAsia"/>
        </w:rPr>
        <w:t xml:space="preserve">narrow </w:t>
      </w:r>
      <w:r w:rsidRPr="00D00D84">
        <w:rPr>
          <w:rFonts w:eastAsiaTheme="minorEastAsia"/>
        </w:rPr>
        <w:t xml:space="preserve">slits; </w:t>
      </w:r>
      <w:r>
        <w:rPr>
          <w:rFonts w:eastAsiaTheme="minorEastAsia"/>
        </w:rPr>
        <w:t>(c) t</w:t>
      </w:r>
      <w:r w:rsidRPr="00D00D84">
        <w:rPr>
          <w:rFonts w:eastAsiaTheme="minorEastAsia"/>
        </w:rPr>
        <w:t xml:space="preserve">he </w:t>
      </w:r>
      <w:r>
        <w:rPr>
          <w:rFonts w:eastAsiaTheme="minorEastAsia"/>
        </w:rPr>
        <w:t>position relationship of the planetary and the shower head.</w:t>
      </w:r>
    </w:p>
    <w:p w14:paraId="799703B5" w14:textId="77777777" w:rsidR="00791FBD" w:rsidRDefault="00791FBD" w:rsidP="0095566B">
      <w:pPr>
        <w:ind w:firstLine="360"/>
        <w:sectPr w:rsidR="00791FBD" w:rsidSect="00791FBD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14:paraId="31762859" w14:textId="1661B729" w:rsidR="00F90D20" w:rsidRDefault="006013FD" w:rsidP="00E2420A">
      <w:pPr>
        <w:spacing w:before="0" w:after="0"/>
        <w:ind w:firstLineChars="0" w:firstLine="0"/>
        <w:jc w:val="center"/>
        <w:rPr>
          <w:rFonts w:eastAsiaTheme="minorEastAsia"/>
          <w:b/>
        </w:rPr>
      </w:pPr>
      <w:r>
        <w:rPr>
          <w:rFonts w:eastAsiaTheme="minorEastAsia"/>
          <w:b/>
          <w:noProof/>
        </w:rPr>
        <w:lastRenderedPageBreak/>
        <w:drawing>
          <wp:inline distT="0" distB="0" distL="0" distR="0" wp14:anchorId="7A204335" wp14:editId="0018CFAF">
            <wp:extent cx="1396800" cy="2138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800" cy="213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F69FE6" w14:textId="77777777" w:rsidR="00A84E80" w:rsidRDefault="00A84E80" w:rsidP="00A84E80">
      <w:pPr>
        <w:spacing w:before="0" w:after="0"/>
        <w:ind w:firstLineChars="0" w:firstLine="0"/>
        <w:rPr>
          <w:rFonts w:eastAsiaTheme="minorEastAsia"/>
          <w:b/>
        </w:rPr>
      </w:pPr>
      <w:r>
        <w:rPr>
          <w:rFonts w:eastAsiaTheme="minorEastAsia" w:hint="eastAsia"/>
          <w:b/>
        </w:rPr>
        <w:t>F</w:t>
      </w:r>
      <w:r w:rsidR="00326104">
        <w:rPr>
          <w:rFonts w:eastAsiaTheme="minorEastAsia"/>
          <w:b/>
        </w:rPr>
        <w:t>igure 2</w:t>
      </w:r>
      <w:r>
        <w:rPr>
          <w:rFonts w:eastAsiaTheme="minorEastAsia"/>
          <w:b/>
        </w:rPr>
        <w:t xml:space="preserve">. </w:t>
      </w:r>
      <w:r w:rsidR="000254F6" w:rsidRPr="000254F6">
        <w:rPr>
          <w:rFonts w:eastAsiaTheme="minorEastAsia"/>
        </w:rPr>
        <w:t xml:space="preserve">The testing </w:t>
      </w:r>
      <w:r w:rsidR="006E4C90">
        <w:rPr>
          <w:rFonts w:eastAsiaTheme="minorEastAsia" w:hint="eastAsia"/>
        </w:rPr>
        <w:t>radi</w:t>
      </w:r>
      <w:r w:rsidR="006E4C90">
        <w:rPr>
          <w:rFonts w:eastAsiaTheme="minorEastAsia"/>
        </w:rPr>
        <w:t>i</w:t>
      </w:r>
      <w:r w:rsidR="000254F6" w:rsidRPr="000254F6">
        <w:rPr>
          <w:rFonts w:eastAsiaTheme="minorEastAsia"/>
        </w:rPr>
        <w:t xml:space="preserve"> of </w:t>
      </w:r>
      <w:r w:rsidR="000254F6" w:rsidRPr="000254F6">
        <w:rPr>
          <w:rFonts w:eastAsiaTheme="minorEastAsia" w:hint="eastAsia"/>
        </w:rPr>
        <w:t>2-in</w:t>
      </w:r>
      <w:r w:rsidR="000254F6" w:rsidRPr="000254F6">
        <w:rPr>
          <w:rFonts w:eastAsiaTheme="minorEastAsia"/>
        </w:rPr>
        <w:t xml:space="preserve"> YBCO </w:t>
      </w:r>
      <w:r w:rsidR="007F0C92">
        <w:rPr>
          <w:rFonts w:eastAsiaTheme="minorEastAsia"/>
        </w:rPr>
        <w:t>thin films</w:t>
      </w:r>
    </w:p>
    <w:p w14:paraId="3C60EB8F" w14:textId="487ECDFA" w:rsidR="0091141C" w:rsidRDefault="0091141C" w:rsidP="00E2420A">
      <w:pPr>
        <w:spacing w:before="0" w:after="0"/>
        <w:ind w:firstLineChars="0" w:firstLine="0"/>
        <w:jc w:val="center"/>
        <w:rPr>
          <w:rFonts w:eastAsiaTheme="minorEastAsia"/>
          <w:b/>
          <w:noProof/>
        </w:rPr>
      </w:pPr>
      <w:del w:id="138" w:author="Administrator" w:date="2019-08-30T19:16:00Z">
        <w:r w:rsidDel="00BE0356">
          <w:rPr>
            <w:rFonts w:eastAsiaTheme="minorEastAsia"/>
            <w:b/>
            <w:noProof/>
          </w:rPr>
          <w:lastRenderedPageBreak/>
          <w:drawing>
            <wp:inline distT="0" distB="0" distL="0" distR="0" wp14:anchorId="4025F86C" wp14:editId="5080BA7F">
              <wp:extent cx="2957195" cy="2081634"/>
              <wp:effectExtent l="0" t="0" r="0" b="0"/>
              <wp:docPr id="15" name="图片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5792" b="6354"/>
                      <a:stretch/>
                    </pic:blipFill>
                    <pic:spPr bwMode="auto">
                      <a:xfrm>
                        <a:off x="0" y="0"/>
                        <a:ext cx="2957195" cy="208163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6D399ED8" w14:textId="258E9A86" w:rsidR="008D4BD0" w:rsidRPr="00791FBD" w:rsidRDefault="006A3F32" w:rsidP="00A428EE">
      <w:pPr>
        <w:spacing w:before="0"/>
        <w:ind w:firstLineChars="0" w:firstLine="0"/>
        <w:jc w:val="left"/>
        <w:rPr>
          <w:rFonts w:eastAsiaTheme="minorEastAsia"/>
        </w:rPr>
        <w:sectPr w:rsidR="008D4BD0" w:rsidRPr="00791FBD" w:rsidSect="001D3AD0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  <w:r w:rsidRPr="009545A6">
        <w:rPr>
          <w:rFonts w:eastAsiaTheme="minorEastAsia" w:hint="eastAsia"/>
          <w:b/>
        </w:rPr>
        <w:t>Figure</w:t>
      </w:r>
      <w:r w:rsidR="007C3651">
        <w:rPr>
          <w:rFonts w:eastAsiaTheme="minorEastAsia"/>
          <w:b/>
        </w:rPr>
        <w:t xml:space="preserve"> </w:t>
      </w:r>
      <w:r w:rsidR="00326104">
        <w:rPr>
          <w:rFonts w:eastAsiaTheme="minorEastAsia"/>
          <w:b/>
        </w:rPr>
        <w:t>3</w:t>
      </w:r>
      <w:r w:rsidR="007A0768" w:rsidRPr="009545A6">
        <w:rPr>
          <w:rFonts w:eastAsiaTheme="minorEastAsia"/>
          <w:b/>
        </w:rPr>
        <w:t>.</w:t>
      </w:r>
      <w:r w:rsidR="007C3651">
        <w:rPr>
          <w:rFonts w:eastAsiaTheme="minorEastAsia"/>
          <w:b/>
        </w:rPr>
        <w:t xml:space="preserve"> </w:t>
      </w:r>
      <w:r w:rsidR="007A0768">
        <w:rPr>
          <w:rFonts w:eastAsiaTheme="minorEastAsia"/>
        </w:rPr>
        <w:t xml:space="preserve">The variation of thickness of double-sided YBCO </w:t>
      </w:r>
      <w:r w:rsidR="007F0C92">
        <w:rPr>
          <w:rFonts w:eastAsiaTheme="minorEastAsia"/>
        </w:rPr>
        <w:t>thin films</w:t>
      </w:r>
      <w:r w:rsidR="006E4C90">
        <w:rPr>
          <w:rFonts w:eastAsiaTheme="minorEastAsia"/>
        </w:rPr>
        <w:t xml:space="preserve"> at radii</w:t>
      </w:r>
      <w:r w:rsidR="00A238DF">
        <w:rPr>
          <w:rFonts w:eastAsiaTheme="minorEastAsia"/>
        </w:rPr>
        <w:t xml:space="preserve"> of 0, 0.5, 1, 1,5 ,2 cm</w:t>
      </w:r>
    </w:p>
    <w:p w14:paraId="568FB2C3" w14:textId="77777777" w:rsidR="007B150F" w:rsidRPr="006E4C90" w:rsidRDefault="007B150F" w:rsidP="00A428EE">
      <w:pPr>
        <w:spacing w:after="0"/>
        <w:ind w:firstLineChars="0" w:firstLine="0"/>
        <w:jc w:val="left"/>
        <w:rPr>
          <w:rFonts w:eastAsiaTheme="minorEastAsia"/>
        </w:rPr>
        <w:sectPr w:rsidR="007B150F" w:rsidRPr="006E4C90" w:rsidSect="001D3AD0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</w:p>
    <w:p w14:paraId="61C9CB10" w14:textId="71D84DB1" w:rsidR="00323801" w:rsidRDefault="008751E5" w:rsidP="00A75E8A">
      <w:pPr>
        <w:spacing w:after="0"/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1B2AA995" wp14:editId="4EB87A51">
            <wp:extent cx="3482502" cy="2950665"/>
            <wp:effectExtent l="0" t="0" r="381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RD.tif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7" r="5471" b="3043"/>
                    <a:stretch/>
                  </pic:blipFill>
                  <pic:spPr bwMode="auto">
                    <a:xfrm>
                      <a:off x="0" y="0"/>
                      <a:ext cx="3484797" cy="2952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0180E" w14:textId="77777777" w:rsidR="007B150F" w:rsidRDefault="00326104" w:rsidP="00F66C38">
      <w:pPr>
        <w:spacing w:before="0"/>
        <w:ind w:firstLineChars="0" w:firstLine="0"/>
        <w:jc w:val="left"/>
        <w:rPr>
          <w:rFonts w:eastAsiaTheme="minorEastAsia" w:cs="Arial"/>
        </w:rPr>
        <w:sectPr w:rsidR="007B150F" w:rsidSect="007B150F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  <w:r>
        <w:rPr>
          <w:rFonts w:eastAsiaTheme="minorEastAsia" w:cs="Arial"/>
          <w:b/>
        </w:rPr>
        <w:t>Figure 4</w:t>
      </w:r>
      <w:r w:rsidR="00DB7392">
        <w:rPr>
          <w:rFonts w:eastAsiaTheme="minorEastAsia" w:cs="Arial"/>
          <w:b/>
        </w:rPr>
        <w:t>.</w:t>
      </w:r>
      <w:r w:rsidR="00323801" w:rsidRPr="00323801">
        <w:rPr>
          <w:rFonts w:eastAsiaTheme="minorEastAsia" w:cs="Arial"/>
          <w:b/>
        </w:rPr>
        <w:t xml:space="preserve"> </w:t>
      </w:r>
      <w:r w:rsidR="00323801" w:rsidRPr="00323801">
        <w:rPr>
          <w:rFonts w:eastAsiaTheme="minorEastAsia" w:cs="Arial"/>
        </w:rPr>
        <w:t xml:space="preserve">The XRD </w:t>
      </w:r>
      <w:bookmarkStart w:id="139" w:name="OLE_LINK1"/>
      <w:bookmarkStart w:id="140" w:name="OLE_LINK2"/>
      <w:r w:rsidR="00323801" w:rsidRPr="00323801">
        <w:rPr>
          <w:rFonts w:eastAsia="等线" w:cs="Arial"/>
        </w:rPr>
        <w:t>θ</w:t>
      </w:r>
      <w:r w:rsidR="00323801" w:rsidRPr="00323801">
        <w:rPr>
          <w:rFonts w:eastAsiaTheme="minorEastAsia" w:cs="Arial"/>
        </w:rPr>
        <w:t>-2</w:t>
      </w:r>
      <w:r w:rsidR="00323801" w:rsidRPr="00323801">
        <w:rPr>
          <w:rFonts w:eastAsia="等线" w:cs="Arial"/>
        </w:rPr>
        <w:t>θ</w:t>
      </w:r>
      <w:bookmarkEnd w:id="139"/>
      <w:bookmarkEnd w:id="140"/>
      <w:r w:rsidR="00C06C71">
        <w:rPr>
          <w:rFonts w:eastAsiaTheme="minorEastAsia" w:cs="Arial"/>
        </w:rPr>
        <w:t xml:space="preserve"> scanning</w:t>
      </w:r>
      <w:r w:rsidR="00323801" w:rsidRPr="00323801">
        <w:rPr>
          <w:rFonts w:eastAsiaTheme="minorEastAsia" w:cs="Arial"/>
        </w:rPr>
        <w:t xml:space="preserve"> patterns of double-sided YBCO </w:t>
      </w:r>
      <w:r w:rsidR="007F0C92">
        <w:rPr>
          <w:rFonts w:eastAsiaTheme="minorEastAsia" w:cs="Arial"/>
        </w:rPr>
        <w:t>thin films</w:t>
      </w:r>
      <w:r w:rsidR="00323801" w:rsidRPr="00323801">
        <w:rPr>
          <w:rFonts w:eastAsiaTheme="minorEastAsia" w:cs="Arial"/>
        </w:rPr>
        <w:t xml:space="preserve"> </w:t>
      </w:r>
      <w:r w:rsidR="006E4C90">
        <w:rPr>
          <w:rFonts w:eastAsiaTheme="minorEastAsia" w:cs="Arial"/>
        </w:rPr>
        <w:t>at</w:t>
      </w:r>
      <w:r w:rsidR="00323801" w:rsidRPr="00323801">
        <w:rPr>
          <w:rFonts w:eastAsiaTheme="minorEastAsia" w:cs="Arial"/>
        </w:rPr>
        <w:t xml:space="preserve"> </w:t>
      </w:r>
      <w:r w:rsidR="006E4C90">
        <w:rPr>
          <w:rFonts w:eastAsiaTheme="minorEastAsia" w:cs="Arial"/>
        </w:rPr>
        <w:t>radii</w:t>
      </w:r>
      <w:r w:rsidR="00683E33">
        <w:rPr>
          <w:rFonts w:eastAsiaTheme="minorEastAsia" w:cs="Arial"/>
        </w:rPr>
        <w:t xml:space="preserve"> of 0, 1, 2 cm of</w:t>
      </w:r>
      <w:r w:rsidR="00F66C38">
        <w:rPr>
          <w:rFonts w:eastAsiaTheme="minorEastAsia" w:cs="Arial"/>
        </w:rPr>
        <w:t xml:space="preserve"> </w:t>
      </w:r>
      <w:r w:rsidR="00683E33">
        <w:rPr>
          <w:rFonts w:eastAsiaTheme="minorEastAsia" w:cs="Arial"/>
        </w:rPr>
        <w:t>side A and B</w:t>
      </w:r>
    </w:p>
    <w:p w14:paraId="6E27927F" w14:textId="77777777" w:rsidR="0025330B" w:rsidRDefault="00F66C38" w:rsidP="0025330B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16395051" wp14:editId="2FCAF391">
            <wp:extent cx="2664000" cy="1940400"/>
            <wp:effectExtent l="0" t="0" r="317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RD-Omega.tif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9" t="7909" r="9484" b="3220"/>
                    <a:stretch/>
                  </pic:blipFill>
                  <pic:spPr bwMode="auto">
                    <a:xfrm>
                      <a:off x="0" y="0"/>
                      <a:ext cx="2664000" cy="194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C01ED" w14:textId="77777777" w:rsidR="0025330B" w:rsidRPr="0025330B" w:rsidRDefault="0025330B" w:rsidP="00200556">
      <w:pPr>
        <w:ind w:firstLineChars="0" w:firstLine="0"/>
        <w:jc w:val="left"/>
        <w:rPr>
          <w:rFonts w:eastAsiaTheme="minorEastAsia"/>
        </w:rPr>
      </w:pPr>
      <w:r w:rsidRPr="00DB7392">
        <w:rPr>
          <w:rFonts w:eastAsiaTheme="minorEastAsia" w:hint="eastAsia"/>
          <w:b/>
        </w:rPr>
        <w:t>F</w:t>
      </w:r>
      <w:r w:rsidR="00326104">
        <w:rPr>
          <w:rFonts w:eastAsiaTheme="minorEastAsia"/>
          <w:b/>
        </w:rPr>
        <w:t>igure 5</w:t>
      </w:r>
      <w:r w:rsidRPr="00DB7392">
        <w:rPr>
          <w:rFonts w:eastAsiaTheme="minorEastAsia"/>
          <w:b/>
        </w:rPr>
        <w:t xml:space="preserve">. </w:t>
      </w:r>
      <w:r w:rsidRPr="00C06C71">
        <w:rPr>
          <w:rFonts w:eastAsiaTheme="minorEastAsia"/>
        </w:rPr>
        <w:t xml:space="preserve">The XRD </w:t>
      </w:r>
      <w:r w:rsidR="00D968C0" w:rsidRPr="00CE33A5">
        <w:t>ω</w:t>
      </w:r>
      <w:r w:rsidRPr="00C06C71">
        <w:rPr>
          <w:rFonts w:eastAsiaTheme="minorEastAsia" w:hint="eastAsia"/>
        </w:rPr>
        <w:t xml:space="preserve"> </w:t>
      </w:r>
      <w:r w:rsidRPr="00C06C71">
        <w:rPr>
          <w:rFonts w:eastAsiaTheme="minorEastAsia"/>
        </w:rPr>
        <w:t>scanning pattern</w:t>
      </w:r>
      <w:r>
        <w:rPr>
          <w:rFonts w:eastAsiaTheme="minorEastAsia"/>
        </w:rPr>
        <w:t>s</w:t>
      </w:r>
      <w:r w:rsidRPr="00C06C71">
        <w:rPr>
          <w:rFonts w:eastAsiaTheme="minorEastAsia"/>
        </w:rPr>
        <w:t xml:space="preserve"> of double-side YBCO </w:t>
      </w:r>
      <w:r w:rsidR="007F0C92">
        <w:rPr>
          <w:rFonts w:eastAsiaTheme="minorEastAsia"/>
        </w:rPr>
        <w:t>thin films</w:t>
      </w:r>
    </w:p>
    <w:p w14:paraId="5652E199" w14:textId="77777777" w:rsidR="000711F3" w:rsidRDefault="000711F3" w:rsidP="00192DB2">
      <w:pPr>
        <w:ind w:firstLineChars="0" w:firstLine="0"/>
        <w:jc w:val="center"/>
        <w:rPr>
          <w:rFonts w:eastAsiaTheme="minorEastAsia"/>
          <w:b/>
        </w:rPr>
      </w:pPr>
      <w:r>
        <w:rPr>
          <w:rFonts w:eastAsiaTheme="minorEastAsia"/>
          <w:b/>
          <w:noProof/>
        </w:rPr>
        <w:drawing>
          <wp:inline distT="0" distB="0" distL="0" distR="0" wp14:anchorId="17EEC7BD" wp14:editId="3E714AC4">
            <wp:extent cx="2781300" cy="2086123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90524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420" cy="20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9834" w14:textId="77777777" w:rsidR="008751E5" w:rsidRDefault="000711F3" w:rsidP="008751E5">
      <w:pPr>
        <w:ind w:firstLineChars="0" w:firstLine="0"/>
        <w:rPr>
          <w:rFonts w:eastAsiaTheme="minorEastAsia"/>
        </w:rPr>
      </w:pPr>
      <w:r>
        <w:rPr>
          <w:rFonts w:eastAsiaTheme="minorEastAsia" w:hint="eastAsia"/>
          <w:b/>
        </w:rPr>
        <w:t>F</w:t>
      </w:r>
      <w:r w:rsidR="00BF1D30">
        <w:rPr>
          <w:rFonts w:eastAsiaTheme="minorEastAsia"/>
          <w:b/>
        </w:rPr>
        <w:t xml:space="preserve">igure </w:t>
      </w:r>
      <w:r w:rsidR="0072079C">
        <w:rPr>
          <w:rFonts w:eastAsiaTheme="minorEastAsia"/>
          <w:b/>
        </w:rPr>
        <w:t>6</w:t>
      </w:r>
      <w:r>
        <w:rPr>
          <w:rFonts w:eastAsiaTheme="minorEastAsia"/>
          <w:b/>
        </w:rPr>
        <w:t xml:space="preserve">. </w:t>
      </w:r>
      <w:r w:rsidRPr="000711F3">
        <w:rPr>
          <w:rFonts w:eastAsiaTheme="minorEastAsia"/>
        </w:rPr>
        <w:t xml:space="preserve">Homogeneity of </w:t>
      </w:r>
      <w:r w:rsidR="00E54072">
        <w:rPr>
          <w:rFonts w:eastAsiaTheme="minorEastAsia"/>
        </w:rPr>
        <w:t>Jc</w:t>
      </w:r>
      <w:r>
        <w:rPr>
          <w:rFonts w:eastAsiaTheme="minorEastAsia"/>
        </w:rPr>
        <w:t xml:space="preserve"> (77K,0T)</w:t>
      </w:r>
      <w:r w:rsidR="00B90659">
        <w:rPr>
          <w:rFonts w:eastAsiaTheme="minorEastAsia"/>
        </w:rPr>
        <w:t xml:space="preserve"> of</w:t>
      </w:r>
      <w:r>
        <w:rPr>
          <w:rFonts w:eastAsiaTheme="minorEastAsia"/>
        </w:rPr>
        <w:t xml:space="preserve"> 2-in </w:t>
      </w:r>
      <w:r w:rsidR="00B90659">
        <w:rPr>
          <w:rFonts w:eastAsiaTheme="minorEastAsia"/>
        </w:rPr>
        <w:t>dou</w:t>
      </w:r>
      <w:r w:rsidR="00ED1E61">
        <w:rPr>
          <w:rFonts w:eastAsiaTheme="minorEastAsia"/>
        </w:rPr>
        <w:t>b</w:t>
      </w:r>
      <w:r w:rsidR="00B90659">
        <w:rPr>
          <w:rFonts w:eastAsiaTheme="minorEastAsia"/>
        </w:rPr>
        <w:t xml:space="preserve">le-sided </w:t>
      </w:r>
      <w:r>
        <w:rPr>
          <w:rFonts w:eastAsiaTheme="minorEastAsia"/>
        </w:rPr>
        <w:t xml:space="preserve">YBCO </w:t>
      </w:r>
      <w:r w:rsidR="007F0C92">
        <w:rPr>
          <w:rFonts w:eastAsiaTheme="minorEastAsia"/>
        </w:rPr>
        <w:t>thin films</w:t>
      </w:r>
    </w:p>
    <w:p w14:paraId="1FCCD2C4" w14:textId="77777777" w:rsidR="004411C8" w:rsidRDefault="008751E5" w:rsidP="008751E5">
      <w:pPr>
        <w:ind w:firstLineChars="0" w:firstLine="0"/>
        <w:jc w:val="center"/>
        <w:rPr>
          <w:rFonts w:eastAsiaTheme="minorEastAsia"/>
          <w:noProof/>
        </w:rPr>
      </w:pPr>
      <w:r>
        <w:rPr>
          <w:rFonts w:eastAsiaTheme="minorEastAsia" w:hint="eastAsia"/>
          <w:noProof/>
        </w:rPr>
        <w:drawing>
          <wp:inline distT="0" distB="0" distL="0" distR="0" wp14:anchorId="1B4E2862" wp14:editId="206FEFA6">
            <wp:extent cx="2638800" cy="2084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c分布.tif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6" t="8839" r="12171" b="2279"/>
                    <a:stretch/>
                  </pic:blipFill>
                  <pic:spPr bwMode="auto">
                    <a:xfrm>
                      <a:off x="0" y="0"/>
                      <a:ext cx="2638800" cy="20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E74CF" w14:textId="77777777" w:rsidR="00C22393" w:rsidRDefault="004411C8" w:rsidP="0072079C">
      <w:pPr>
        <w:ind w:firstLineChars="0" w:firstLine="0"/>
        <w:jc w:val="left"/>
        <w:rPr>
          <w:rFonts w:eastAsiaTheme="minorEastAsia"/>
        </w:rPr>
      </w:pPr>
      <w:r w:rsidRPr="00A24B76">
        <w:rPr>
          <w:rFonts w:eastAsiaTheme="minorEastAsia" w:hint="eastAsia"/>
          <w:b/>
        </w:rPr>
        <w:t>F</w:t>
      </w:r>
      <w:r w:rsidR="0072079C">
        <w:rPr>
          <w:rFonts w:eastAsiaTheme="minorEastAsia"/>
          <w:b/>
        </w:rPr>
        <w:t>igure 7</w:t>
      </w:r>
      <w:r w:rsidRPr="00A24B76">
        <w:rPr>
          <w:rFonts w:eastAsiaTheme="minorEastAsia"/>
          <w:b/>
        </w:rPr>
        <w:t xml:space="preserve">. </w:t>
      </w:r>
      <w:r w:rsidRPr="003E41FB">
        <w:rPr>
          <w:rFonts w:eastAsiaTheme="minorEastAsia" w:hint="eastAsia"/>
        </w:rPr>
        <w:t>T</w:t>
      </w:r>
      <w:r w:rsidRPr="003E41FB">
        <w:rPr>
          <w:rFonts w:eastAsiaTheme="minorEastAsia"/>
        </w:rPr>
        <w:t>ransformation of</w:t>
      </w:r>
      <w:r>
        <w:rPr>
          <w:rFonts w:eastAsiaTheme="minorEastAsia"/>
          <w:b/>
        </w:rPr>
        <w:t xml:space="preserve"> </w:t>
      </w:r>
      <w:r w:rsidR="00E54072">
        <w:rPr>
          <w:rFonts w:eastAsiaTheme="minorEastAsia"/>
        </w:rPr>
        <w:t>Jc</w:t>
      </w:r>
      <w:r w:rsidR="00683E33">
        <w:rPr>
          <w:rFonts w:eastAsiaTheme="minorEastAsia"/>
        </w:rPr>
        <w:t xml:space="preserve"> (77K, 0T) at</w:t>
      </w:r>
      <w:r w:rsidR="006E4C90">
        <w:rPr>
          <w:rFonts w:eastAsiaTheme="minorEastAsia"/>
        </w:rPr>
        <w:t xml:space="preserve"> radii</w:t>
      </w:r>
      <w:r w:rsidR="00683E33">
        <w:rPr>
          <w:rFonts w:eastAsiaTheme="minorEastAsia"/>
        </w:rPr>
        <w:t xml:space="preserve"> of 0, 0.5, 1, 1.5 ,2 cm</w:t>
      </w:r>
      <w:r>
        <w:rPr>
          <w:rFonts w:eastAsiaTheme="minorEastAsia"/>
        </w:rPr>
        <w:t xml:space="preserve"> on both sides of a 2-in YBCO </w:t>
      </w:r>
      <w:r w:rsidR="007F0C92">
        <w:rPr>
          <w:rFonts w:eastAsiaTheme="minorEastAsia"/>
        </w:rPr>
        <w:t>thin films</w:t>
      </w:r>
    </w:p>
    <w:p w14:paraId="1893E73E" w14:textId="77777777" w:rsidR="00163636" w:rsidRDefault="004411C8" w:rsidP="004411C8">
      <w:pPr>
        <w:pStyle w:val="2"/>
        <w:rPr>
          <w:rFonts w:cs="Arial"/>
          <w:b w:val="0"/>
          <w:szCs w:val="21"/>
        </w:rPr>
      </w:pPr>
      <w:r w:rsidRPr="004411C8">
        <w:rPr>
          <w:rFonts w:cs="Arial"/>
          <w:b w:val="0"/>
          <w:szCs w:val="21"/>
        </w:rPr>
        <w:t>3.</w:t>
      </w:r>
      <w:r w:rsidRPr="004411C8">
        <w:rPr>
          <w:rFonts w:eastAsiaTheme="minorEastAsia" w:cs="Arial"/>
          <w:b w:val="0"/>
          <w:szCs w:val="21"/>
        </w:rPr>
        <w:t>2</w:t>
      </w:r>
      <w:r w:rsidR="00163636" w:rsidRPr="004411C8">
        <w:rPr>
          <w:rFonts w:cs="Arial"/>
          <w:b w:val="0"/>
          <w:szCs w:val="21"/>
        </w:rPr>
        <w:t xml:space="preserve"> </w:t>
      </w:r>
      <w:r w:rsidRPr="004411C8">
        <w:rPr>
          <w:rFonts w:eastAsiaTheme="minorEastAsia" w:cs="Arial"/>
          <w:b w:val="0"/>
          <w:szCs w:val="21"/>
        </w:rPr>
        <w:t>The</w:t>
      </w:r>
      <w:r w:rsidRPr="004411C8">
        <w:rPr>
          <w:rFonts w:cs="Arial"/>
          <w:b w:val="0"/>
          <w:szCs w:val="21"/>
        </w:rPr>
        <w:t xml:space="preserve"> measurement of the double-sided YBCO </w:t>
      </w:r>
      <w:r w:rsidR="007F0C92">
        <w:rPr>
          <w:rFonts w:cs="Arial"/>
          <w:b w:val="0"/>
          <w:szCs w:val="21"/>
        </w:rPr>
        <w:t>thin films</w:t>
      </w:r>
    </w:p>
    <w:p w14:paraId="7D1AF848" w14:textId="23D5F738" w:rsidR="004411C8" w:rsidRDefault="004411C8" w:rsidP="004411C8">
      <w:pPr>
        <w:ind w:firstLine="360"/>
      </w:pPr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he </w:t>
      </w:r>
      <w:del w:id="141" w:author="Administrator" w:date="2019-08-30T19:01:00Z">
        <w:r w:rsidDel="00536FC3">
          <w:rPr>
            <w:rFonts w:eastAsiaTheme="minorEastAsia"/>
          </w:rPr>
          <w:delText>thickness</w:delText>
        </w:r>
        <w:r w:rsidR="00E80C54" w:rsidDel="00536FC3">
          <w:rPr>
            <w:rFonts w:eastAsiaTheme="minorEastAsia"/>
          </w:rPr>
          <w:delText>es</w:delText>
        </w:r>
        <w:r w:rsidDel="00536FC3">
          <w:rPr>
            <w:rFonts w:eastAsiaTheme="minorEastAsia"/>
          </w:rPr>
          <w:delText xml:space="preserve"> </w:delText>
        </w:r>
      </w:del>
      <w:ins w:id="142" w:author="Administrator" w:date="2019-08-30T19:01:00Z">
        <w:r w:rsidR="00536FC3">
          <w:rPr>
            <w:rFonts w:eastAsiaTheme="minorEastAsia"/>
          </w:rPr>
          <w:t xml:space="preserve">thickness distribution </w:t>
        </w:r>
      </w:ins>
      <w:r>
        <w:rPr>
          <w:rFonts w:eastAsiaTheme="minorEastAsia"/>
        </w:rPr>
        <w:t xml:space="preserve">of both sides of </w:t>
      </w:r>
      <w:r>
        <w:rPr>
          <w:rFonts w:eastAsiaTheme="minorEastAsia"/>
        </w:rPr>
        <w:lastRenderedPageBreak/>
        <w:t xml:space="preserve">the 2-in YBCO </w:t>
      </w:r>
      <w:r w:rsidR="007F0C92">
        <w:rPr>
          <w:rFonts w:eastAsiaTheme="minorEastAsia"/>
        </w:rPr>
        <w:t>thin films</w:t>
      </w:r>
      <w:r w:rsidR="00E80C54">
        <w:rPr>
          <w:rFonts w:eastAsiaTheme="minorEastAsia"/>
        </w:rPr>
        <w:t xml:space="preserve"> were</w:t>
      </w:r>
      <w:r>
        <w:rPr>
          <w:rFonts w:eastAsiaTheme="minorEastAsia"/>
        </w:rPr>
        <w:t xml:space="preserve"> measured by </w:t>
      </w:r>
      <w:r w:rsidRPr="00CE33A5">
        <w:t>a step profiler</w:t>
      </w:r>
      <w:r>
        <w:t>.</w:t>
      </w:r>
      <w:r w:rsidRPr="004411C8">
        <w:t xml:space="preserve"> </w:t>
      </w:r>
      <w:r w:rsidR="00D862DE">
        <w:t>As is shown in F</w:t>
      </w:r>
      <w:r w:rsidR="00776AB6">
        <w:t>igure 2</w:t>
      </w:r>
      <w:r>
        <w:t>, on each side,</w:t>
      </w:r>
      <w:r w:rsidR="00326104">
        <w:t xml:space="preserve"> radii</w:t>
      </w:r>
      <w:r w:rsidR="006013FD">
        <w:t xml:space="preserve"> of 0, 0.5, 1, 1.5, 2 cm</w:t>
      </w:r>
      <w:r>
        <w:t xml:space="preserve"> were selected for thickness measurement in order to test the consistency of double-sided YBCO </w:t>
      </w:r>
      <w:r w:rsidR="007F0C92">
        <w:t>thin films</w:t>
      </w:r>
      <w:r>
        <w:t>. Acco</w:t>
      </w:r>
      <w:r w:rsidR="00D862DE">
        <w:t>rding to the results in F</w:t>
      </w:r>
      <w:r w:rsidR="00776AB6">
        <w:t>igure 3</w:t>
      </w:r>
      <w:r>
        <w:t>, the average thickness of the two sides are approximately 507.6 nm and 498.8 nm</w:t>
      </w:r>
      <w:r w:rsidR="006013FD">
        <w:t>, respectively. Meanwhile, the</w:t>
      </w:r>
      <w:r w:rsidRPr="004411C8">
        <w:t xml:space="preserve"> deviation</w:t>
      </w:r>
      <w:r>
        <w:t xml:space="preserve"> of thickness of each side is lower than 10%, which indicates that the double-sided YBCO </w:t>
      </w:r>
      <w:r w:rsidR="007F0C92">
        <w:t>thin films</w:t>
      </w:r>
      <w:r>
        <w:t xml:space="preserve"> is of good consistency.</w:t>
      </w:r>
      <w:ins w:id="143" w:author="Administrator" w:date="2019-08-30T19:02:00Z">
        <w:r w:rsidR="00ED3596">
          <w:t xml:space="preserve"> This th</w:t>
        </w:r>
      </w:ins>
      <w:ins w:id="144" w:author="Administrator" w:date="2019-08-30T19:03:00Z">
        <w:r w:rsidR="00ED3596">
          <w:t>ickness deviation</w:t>
        </w:r>
      </w:ins>
      <w:ins w:id="145" w:author="Administrator" w:date="2019-08-30T19:08:00Z">
        <w:r w:rsidR="00ED3596">
          <w:t>, which could be derived from the turnplate thickness-effect because it is much thicker than the substrate</w:t>
        </w:r>
      </w:ins>
      <w:ins w:id="146" w:author="Administrator" w:date="2019-08-30T19:09:00Z">
        <w:r w:rsidR="00ED3596">
          <w:t xml:space="preserve"> and interfere the vapor flowing</w:t>
        </w:r>
      </w:ins>
      <w:ins w:id="147" w:author="Administrator" w:date="2019-08-30T19:08:00Z">
        <w:r w:rsidR="00ED3596">
          <w:t>,</w:t>
        </w:r>
      </w:ins>
      <w:ins w:id="148" w:author="Administrator" w:date="2019-08-30T19:03:00Z">
        <w:r w:rsidR="00ED3596">
          <w:t xml:space="preserve"> is larger than expect</w:t>
        </w:r>
      </w:ins>
      <w:ins w:id="149" w:author="Administrator" w:date="2019-08-30T19:04:00Z">
        <w:r w:rsidR="00ED3596">
          <w:t>ed</w:t>
        </w:r>
      </w:ins>
      <w:ins w:id="150" w:author="Administrator" w:date="2019-08-30T19:03:00Z">
        <w:r w:rsidR="00ED3596">
          <w:t xml:space="preserve"> for a linear slit MOCVD</w:t>
        </w:r>
      </w:ins>
      <w:ins w:id="151" w:author="Administrator" w:date="2019-08-30T19:07:00Z">
        <w:r w:rsidR="00ED3596">
          <w:t>.</w:t>
        </w:r>
      </w:ins>
    </w:p>
    <w:p w14:paraId="0EB3DC4B" w14:textId="77777777" w:rsidR="00356FFC" w:rsidRDefault="00356FFC" w:rsidP="004411C8">
      <w:pPr>
        <w:ind w:firstLine="360"/>
        <w:rPr>
          <w:rFonts w:eastAsia="等线" w:cs="Arial"/>
        </w:rPr>
      </w:pPr>
      <w:r w:rsidRPr="00356FFC">
        <w:rPr>
          <w:rFonts w:cs="Arial"/>
        </w:rPr>
        <w:t xml:space="preserve">The </w:t>
      </w:r>
      <w:r w:rsidRPr="00356FFC">
        <w:rPr>
          <w:rFonts w:eastAsiaTheme="minorEastAsia" w:cs="Arial"/>
        </w:rPr>
        <w:t>XRD</w:t>
      </w:r>
      <w:r w:rsidRPr="00356FFC">
        <w:rPr>
          <w:rFonts w:cs="Arial"/>
        </w:rPr>
        <w:t xml:space="preserve"> </w:t>
      </w:r>
      <w:r w:rsidRPr="00356FFC">
        <w:rPr>
          <w:rFonts w:eastAsia="等线" w:cs="Arial"/>
        </w:rPr>
        <w:t>θ</w:t>
      </w:r>
      <w:r w:rsidRPr="00356FFC">
        <w:rPr>
          <w:rFonts w:eastAsiaTheme="minorEastAsia" w:cs="Arial"/>
        </w:rPr>
        <w:t>-2</w:t>
      </w:r>
      <w:r w:rsidRPr="00356FFC">
        <w:rPr>
          <w:rFonts w:eastAsia="等线" w:cs="Arial"/>
        </w:rPr>
        <w:t>θ</w:t>
      </w:r>
      <w:r>
        <w:rPr>
          <w:rFonts w:eastAsia="等线" w:cs="Arial"/>
        </w:rPr>
        <w:t xml:space="preserve"> scan maps of double-sided YBCO </w:t>
      </w:r>
      <w:r w:rsidR="007F0C92">
        <w:rPr>
          <w:rFonts w:eastAsia="等线" w:cs="Arial"/>
        </w:rPr>
        <w:t>thin films</w:t>
      </w:r>
      <w:r>
        <w:rPr>
          <w:rFonts w:eastAsia="等线" w:cs="Arial"/>
        </w:rPr>
        <w:t xml:space="preserve">, which were measured at </w:t>
      </w:r>
      <w:r w:rsidR="006013FD">
        <w:rPr>
          <w:rFonts w:eastAsia="等线" w:cs="Arial"/>
        </w:rPr>
        <w:t>radii of 0, 1</w:t>
      </w:r>
      <w:r>
        <w:rPr>
          <w:rFonts w:eastAsia="等线" w:cs="Arial"/>
        </w:rPr>
        <w:t>,</w:t>
      </w:r>
      <w:r w:rsidR="006013FD">
        <w:rPr>
          <w:rFonts w:eastAsia="等线" w:cs="Arial"/>
        </w:rPr>
        <w:t xml:space="preserve"> 2 cm</w:t>
      </w:r>
      <w:r w:rsidR="00D862DE">
        <w:rPr>
          <w:rFonts w:eastAsia="等线" w:cs="Arial"/>
        </w:rPr>
        <w:t xml:space="preserve"> are shown in F</w:t>
      </w:r>
      <w:r w:rsidR="00776AB6">
        <w:rPr>
          <w:rFonts w:eastAsia="等线" w:cs="Arial"/>
        </w:rPr>
        <w:t>igure 4</w:t>
      </w:r>
      <w:r>
        <w:rPr>
          <w:rFonts w:eastAsia="等线" w:cs="Arial"/>
        </w:rPr>
        <w:t>. Except the peaks of LAO at 23.4</w:t>
      </w:r>
      <w:r w:rsidRPr="00356FFC">
        <w:rPr>
          <w:rFonts w:eastAsia="等线" w:cs="Arial"/>
        </w:rPr>
        <w:t>°</w:t>
      </w:r>
      <w:r>
        <w:rPr>
          <w:rFonts w:eastAsia="等线" w:cs="Arial"/>
        </w:rPr>
        <w:t xml:space="preserve"> and </w:t>
      </w:r>
      <w:r>
        <w:rPr>
          <w:rFonts w:eastAsia="等线" w:cs="Arial" w:hint="eastAsia"/>
        </w:rPr>
        <w:t>47.9</w:t>
      </w:r>
      <w:r w:rsidRPr="00356FFC">
        <w:rPr>
          <w:rFonts w:eastAsia="等线" w:cs="Arial"/>
        </w:rPr>
        <w:t>°</w:t>
      </w:r>
      <w:r>
        <w:rPr>
          <w:rFonts w:eastAsia="等线" w:cs="Arial"/>
        </w:rPr>
        <w:t xml:space="preserve">, there are </w:t>
      </w:r>
      <w:r>
        <w:rPr>
          <w:rFonts w:eastAsia="等线" w:cs="Arial" w:hint="eastAsia"/>
        </w:rPr>
        <w:t>onl</w:t>
      </w:r>
      <w:r>
        <w:rPr>
          <w:rFonts w:eastAsia="等线" w:cs="Arial"/>
        </w:rPr>
        <w:t xml:space="preserve">y YBCO </w:t>
      </w:r>
      <w:r w:rsidRPr="003C657A">
        <w:rPr>
          <w:rFonts w:ascii="Times New Roman" w:eastAsia="等线" w:hAnsi="Times New Roman" w:cs="Times New Roman"/>
          <w:i/>
        </w:rPr>
        <w:t>(00l)</w:t>
      </w:r>
      <w:r>
        <w:rPr>
          <w:rFonts w:eastAsia="等线" w:cs="Arial"/>
        </w:rPr>
        <w:t xml:space="preserve"> peaks</w:t>
      </w:r>
      <w:r w:rsidR="003D739A">
        <w:rPr>
          <w:rFonts w:eastAsia="等线" w:cs="Arial"/>
        </w:rPr>
        <w:t xml:space="preserve"> other than </w:t>
      </w:r>
      <w:r w:rsidR="003D739A" w:rsidRPr="003C657A">
        <w:rPr>
          <w:rFonts w:ascii="Times New Roman" w:eastAsia="等线" w:hAnsi="Times New Roman" w:cs="Times New Roman"/>
          <w:i/>
        </w:rPr>
        <w:t>(h00)</w:t>
      </w:r>
      <w:r w:rsidR="003D739A">
        <w:rPr>
          <w:rFonts w:eastAsia="等线" w:cs="Arial"/>
        </w:rPr>
        <w:t xml:space="preserve"> peaks</w:t>
      </w:r>
      <w:r>
        <w:rPr>
          <w:rFonts w:eastAsia="等线" w:cs="Arial"/>
        </w:rPr>
        <w:t xml:space="preserve"> in the </w:t>
      </w:r>
      <w:r w:rsidRPr="00356FFC">
        <w:rPr>
          <w:rFonts w:eastAsia="等线" w:cs="Arial"/>
        </w:rPr>
        <w:t>θ</w:t>
      </w:r>
      <w:r w:rsidRPr="00356FFC">
        <w:rPr>
          <w:rFonts w:eastAsiaTheme="minorEastAsia" w:cs="Arial"/>
        </w:rPr>
        <w:t>-2</w:t>
      </w:r>
      <w:r w:rsidRPr="00356FFC">
        <w:rPr>
          <w:rFonts w:eastAsia="等线" w:cs="Arial"/>
        </w:rPr>
        <w:t>θ</w:t>
      </w:r>
      <w:r w:rsidR="00F23C6C">
        <w:rPr>
          <w:rFonts w:eastAsia="等线" w:cs="Arial"/>
        </w:rPr>
        <w:t xml:space="preserve"> curve, which indicates that almost all YBCO grains are c-axis-oriented</w:t>
      </w:r>
      <w:r w:rsidR="006F18E3">
        <w:rPr>
          <w:rFonts w:eastAsia="等线" w:cs="Arial"/>
        </w:rPr>
        <w:t xml:space="preserve"> as we expected</w:t>
      </w:r>
      <w:r w:rsidR="00F23C6C">
        <w:rPr>
          <w:rFonts w:eastAsia="等线" w:cs="Arial"/>
        </w:rPr>
        <w:t>.</w:t>
      </w:r>
      <w:r w:rsidR="00C4035D">
        <w:rPr>
          <w:rFonts w:eastAsia="等线" w:cs="Arial"/>
        </w:rPr>
        <w:t xml:space="preserve"> </w:t>
      </w:r>
    </w:p>
    <w:p w14:paraId="2516DFB9" w14:textId="77777777" w:rsidR="00E23D55" w:rsidRDefault="00E23D55" w:rsidP="004411C8">
      <w:pPr>
        <w:ind w:firstLine="360"/>
        <w:rPr>
          <w:rFonts w:eastAsia="等线" w:cs="Arial"/>
        </w:rPr>
      </w:pPr>
      <w:r w:rsidRPr="00E23D55">
        <w:rPr>
          <w:rFonts w:eastAsiaTheme="minorEastAsia" w:cs="Arial"/>
        </w:rPr>
        <w:t xml:space="preserve">The XRD </w:t>
      </w:r>
      <w:r w:rsidR="00995276" w:rsidRPr="00CE33A5">
        <w:t>ω</w:t>
      </w:r>
      <w:r w:rsidR="000441AA">
        <w:rPr>
          <w:rFonts w:eastAsia="等线" w:cs="Arial"/>
        </w:rPr>
        <w:t>-</w:t>
      </w:r>
      <w:r w:rsidRPr="00E23D55">
        <w:rPr>
          <w:rFonts w:eastAsia="等线" w:cs="Arial"/>
        </w:rPr>
        <w:t xml:space="preserve">scan of the </w:t>
      </w:r>
      <w:r>
        <w:rPr>
          <w:rFonts w:eastAsia="等线" w:cs="Arial"/>
        </w:rPr>
        <w:t xml:space="preserve">double-sided YBCO </w:t>
      </w:r>
      <w:r w:rsidR="007F0C92">
        <w:rPr>
          <w:rFonts w:eastAsia="等线" w:cs="Arial"/>
        </w:rPr>
        <w:t>thin films</w:t>
      </w:r>
      <w:r>
        <w:rPr>
          <w:rFonts w:eastAsia="等线" w:cs="Arial"/>
        </w:rPr>
        <w:t>, which were used to characterize the out-of-plane texture, were performed at the equivalent position of each side. A</w:t>
      </w:r>
      <w:r w:rsidR="006013FD">
        <w:rPr>
          <w:rFonts w:eastAsia="等线" w:cs="Arial"/>
        </w:rPr>
        <w:t>s is shown in figure 5</w:t>
      </w:r>
      <w:r>
        <w:rPr>
          <w:rFonts w:eastAsia="等线" w:cs="Arial"/>
        </w:rPr>
        <w:t xml:space="preserve">, the full width of half maximum (FWHM) of each side </w:t>
      </w:r>
      <w:r w:rsidR="004C35B4">
        <w:rPr>
          <w:rFonts w:eastAsia="等线" w:cs="Arial"/>
        </w:rPr>
        <w:t>is 0.498</w:t>
      </w:r>
      <w:r w:rsidR="004C35B4" w:rsidRPr="00356FFC">
        <w:rPr>
          <w:rFonts w:eastAsia="等线" w:cs="Arial"/>
        </w:rPr>
        <w:t>°</w:t>
      </w:r>
      <w:r w:rsidR="004C35B4">
        <w:rPr>
          <w:rFonts w:eastAsia="等线" w:cs="Arial"/>
        </w:rPr>
        <w:t xml:space="preserve"> and 0.507</w:t>
      </w:r>
      <w:r w:rsidR="004C35B4" w:rsidRPr="00356FFC">
        <w:rPr>
          <w:rFonts w:eastAsia="等线" w:cs="Arial"/>
        </w:rPr>
        <w:t>°</w:t>
      </w:r>
      <w:r w:rsidR="004C35B4">
        <w:rPr>
          <w:rFonts w:eastAsia="等线" w:cs="Arial"/>
        </w:rPr>
        <w:t xml:space="preserve"> respectively</w:t>
      </w:r>
      <w:r w:rsidR="00B245FC">
        <w:rPr>
          <w:rFonts w:eastAsia="等线" w:cs="Arial"/>
        </w:rPr>
        <w:t xml:space="preserve"> that</w:t>
      </w:r>
      <w:r w:rsidR="004C35B4">
        <w:rPr>
          <w:rFonts w:eastAsia="等线" w:cs="Arial"/>
        </w:rPr>
        <w:t xml:space="preserve"> shows l</w:t>
      </w:r>
      <w:r w:rsidR="00B910E5">
        <w:rPr>
          <w:rFonts w:eastAsia="等线" w:cs="Arial"/>
        </w:rPr>
        <w:t>ittle difference</w:t>
      </w:r>
      <w:r w:rsidR="004C35B4">
        <w:rPr>
          <w:rFonts w:eastAsia="等线" w:cs="Arial"/>
        </w:rPr>
        <w:t xml:space="preserve"> between the two sides.</w:t>
      </w:r>
    </w:p>
    <w:p w14:paraId="799171B4" w14:textId="77777777" w:rsidR="002D3CCB" w:rsidRPr="002D3CCB" w:rsidRDefault="002728CF" w:rsidP="0064544D">
      <w:pPr>
        <w:ind w:firstLine="360"/>
        <w:rPr>
          <w:rFonts w:eastAsiaTheme="minorEastAsia"/>
        </w:rPr>
      </w:pPr>
      <w:r>
        <w:rPr>
          <w:rFonts w:eastAsiaTheme="minorEastAsia" w:hint="eastAsia"/>
        </w:rPr>
        <w:t>F</w:t>
      </w:r>
      <w:r w:rsidR="00D862DE">
        <w:rPr>
          <w:rFonts w:eastAsiaTheme="minorEastAsia"/>
        </w:rPr>
        <w:t>igure 6</w:t>
      </w:r>
      <w:r>
        <w:rPr>
          <w:rFonts w:eastAsiaTheme="minorEastAsia"/>
        </w:rPr>
        <w:t xml:space="preserve"> shows the measured results of </w:t>
      </w:r>
      <w:r w:rsidR="002872AD" w:rsidRPr="005428D2">
        <w:rPr>
          <w:rStyle w:val="af3"/>
        </w:rPr>
        <w:t>J</w:t>
      </w:r>
      <w:r w:rsidR="002872AD" w:rsidRPr="005428D2">
        <w:rPr>
          <w:rStyle w:val="af3"/>
          <w:vertAlign w:val="subscript"/>
        </w:rPr>
        <w:t>c</w:t>
      </w:r>
      <w:r w:rsidR="002872AD">
        <w:rPr>
          <w:rFonts w:eastAsiaTheme="minorEastAsia"/>
        </w:rPr>
        <w:t xml:space="preserve"> (77K, 0T)</w:t>
      </w:r>
      <w:r w:rsidR="005867F4">
        <w:rPr>
          <w:rFonts w:eastAsiaTheme="minorEastAsia"/>
        </w:rPr>
        <w:t xml:space="preserve"> of</w:t>
      </w:r>
      <w:r w:rsidR="00F90FD9">
        <w:rPr>
          <w:rFonts w:eastAsiaTheme="minorEastAsia"/>
        </w:rPr>
        <w:t xml:space="preserve"> 2-in</w:t>
      </w:r>
      <w:r w:rsidR="007134F7">
        <w:rPr>
          <w:rFonts w:eastAsiaTheme="minorEastAsia"/>
        </w:rPr>
        <w:t>.</w:t>
      </w:r>
      <w:r w:rsidR="00F90FD9">
        <w:rPr>
          <w:rFonts w:eastAsiaTheme="minorEastAsia"/>
        </w:rPr>
        <w:t xml:space="preserve"> </w:t>
      </w:r>
      <w:r>
        <w:rPr>
          <w:rFonts w:eastAsiaTheme="minorEastAsia"/>
        </w:rPr>
        <w:t xml:space="preserve">double-sided YBCO </w:t>
      </w:r>
      <w:r w:rsidR="007F0C92">
        <w:rPr>
          <w:rFonts w:eastAsiaTheme="minorEastAsia"/>
        </w:rPr>
        <w:t>thin films</w:t>
      </w:r>
      <w:r>
        <w:rPr>
          <w:rFonts w:eastAsiaTheme="minorEastAsia"/>
        </w:rPr>
        <w:t xml:space="preserve"> on LAO substrate. The </w:t>
      </w:r>
      <w:r w:rsidRPr="005428D2">
        <w:rPr>
          <w:rFonts w:ascii="Cambria" w:eastAsiaTheme="minorEastAsia" w:hAnsi="Cambria"/>
          <w:i/>
        </w:rPr>
        <w:t>J</w:t>
      </w:r>
      <w:r w:rsidRPr="005428D2">
        <w:rPr>
          <w:rFonts w:ascii="Cambria" w:eastAsiaTheme="minorEastAsia" w:hAnsi="Cambria"/>
          <w:i/>
          <w:vertAlign w:val="subscript"/>
        </w:rPr>
        <w:t>c</w:t>
      </w:r>
      <w:r w:rsidRPr="005428D2">
        <w:rPr>
          <w:rFonts w:ascii="Cambria" w:eastAsiaTheme="minorEastAsia" w:hAnsi="Cambria"/>
        </w:rPr>
        <w:t xml:space="preserve"> </w:t>
      </w:r>
      <w:r>
        <w:rPr>
          <w:rFonts w:eastAsiaTheme="minorEastAsia"/>
        </w:rPr>
        <w:t>(77K, 0T) at every point measured is</w:t>
      </w:r>
      <w:r w:rsidR="002872AD">
        <w:rPr>
          <w:rFonts w:eastAsiaTheme="minorEastAsia"/>
        </w:rPr>
        <w:t xml:space="preserve"> mainly</w:t>
      </w:r>
      <w:r>
        <w:rPr>
          <w:rFonts w:eastAsiaTheme="minorEastAsia"/>
        </w:rPr>
        <w:t xml:space="preserve"> between 2.2</w:t>
      </w:r>
      <w:r w:rsidRPr="00BC359B">
        <w:t xml:space="preserve"> </w:t>
      </w:r>
      <w:r w:rsidRPr="00CE33A5">
        <w:t>MA cm</w:t>
      </w:r>
      <w:r w:rsidRPr="00BC359B">
        <w:rPr>
          <w:vertAlign w:val="superscript"/>
        </w:rPr>
        <w:t>-2</w:t>
      </w:r>
      <w:r>
        <w:t xml:space="preserve"> and 2.4 </w:t>
      </w:r>
      <w:r w:rsidRPr="00CE33A5">
        <w:t>MA cm</w:t>
      </w:r>
      <w:r w:rsidRPr="00BC359B">
        <w:rPr>
          <w:vertAlign w:val="superscript"/>
        </w:rPr>
        <w:t>-2</w:t>
      </w:r>
      <w:r w:rsidR="00D862DE">
        <w:t>. As is shown in Figure 7</w:t>
      </w:r>
      <w:r>
        <w:t xml:space="preserve">, </w:t>
      </w:r>
      <w:r>
        <w:rPr>
          <w:rFonts w:eastAsiaTheme="minorEastAsia"/>
        </w:rPr>
        <w:t xml:space="preserve">the variation of </w:t>
      </w:r>
      <w:r w:rsidR="005428D2">
        <w:rPr>
          <w:rFonts w:eastAsiaTheme="minorEastAsia"/>
        </w:rPr>
        <w:t xml:space="preserve">the </w:t>
      </w:r>
      <w:r w:rsidRPr="005428D2">
        <w:rPr>
          <w:rStyle w:val="af3"/>
        </w:rPr>
        <w:t>J</w:t>
      </w:r>
      <w:r w:rsidRPr="005428D2">
        <w:rPr>
          <w:rStyle w:val="af3"/>
          <w:vertAlign w:val="subscript"/>
        </w:rPr>
        <w:t>c</w:t>
      </w:r>
      <w:r>
        <w:rPr>
          <w:rFonts w:eastAsiaTheme="minorEastAsia"/>
        </w:rPr>
        <w:t xml:space="preserve"> along the radius of each side of a 2-in double-sided YBCO </w:t>
      </w:r>
      <w:r w:rsidR="007F0C92">
        <w:rPr>
          <w:rFonts w:eastAsiaTheme="minorEastAsia"/>
        </w:rPr>
        <w:t>thin films</w:t>
      </w:r>
      <w:r>
        <w:rPr>
          <w:rFonts w:eastAsiaTheme="minorEastAsia"/>
        </w:rPr>
        <w:t xml:space="preserve"> is small and the distinction between the two sides is not obvious.</w:t>
      </w:r>
    </w:p>
    <w:p w14:paraId="5BC3FAC1" w14:textId="45F719C2" w:rsidR="0007661A" w:rsidRDefault="006E3803" w:rsidP="00205EB4">
      <w:pPr>
        <w:ind w:firstLine="360"/>
        <w:rPr>
          <w:rFonts w:eastAsiaTheme="minorEastAsia"/>
        </w:rPr>
      </w:pPr>
      <w:r>
        <w:rPr>
          <w:rFonts w:eastAsiaTheme="minorEastAsia" w:hint="eastAsia"/>
        </w:rPr>
        <w:t>In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order</w:t>
      </w:r>
      <w:r>
        <w:rPr>
          <w:rFonts w:eastAsiaTheme="minorEastAsia"/>
        </w:rPr>
        <w:t xml:space="preserve"> to obtain </w:t>
      </w:r>
      <w:r w:rsidR="002872AD" w:rsidRPr="005428D2">
        <w:rPr>
          <w:rStyle w:val="af3"/>
        </w:rPr>
        <w:t>R</w:t>
      </w:r>
      <w:r w:rsidR="002872AD" w:rsidRPr="005428D2">
        <w:rPr>
          <w:rStyle w:val="af3"/>
          <w:vertAlign w:val="subscript"/>
        </w:rPr>
        <w:t>s</w:t>
      </w:r>
      <w:r>
        <w:rPr>
          <w:rFonts w:eastAsiaTheme="minorEastAsia"/>
        </w:rPr>
        <w:t xml:space="preserve">, </w:t>
      </w:r>
      <w:r w:rsidR="006A0235">
        <w:rPr>
          <w:rFonts w:eastAsiaTheme="minorEastAsia"/>
        </w:rPr>
        <w:t>a sapphire resonance</w:t>
      </w:r>
      <w:r>
        <w:rPr>
          <w:rFonts w:eastAsiaTheme="minorEastAsia"/>
        </w:rPr>
        <w:t xml:space="preserve"> was used to measure the </w:t>
      </w:r>
      <w:r>
        <w:rPr>
          <w:rFonts w:eastAsiaTheme="minorEastAsia" w:hint="eastAsia"/>
        </w:rPr>
        <w:t>quality</w:t>
      </w:r>
      <w:r>
        <w:rPr>
          <w:rFonts w:eastAsiaTheme="minorEastAsia"/>
        </w:rPr>
        <w:t xml:space="preserve"> factor(</w:t>
      </w:r>
      <w:r w:rsidRPr="003C63F9">
        <w:rPr>
          <w:rFonts w:ascii="Cambria" w:eastAsiaTheme="minorEastAsia" w:hAnsi="Cambria"/>
          <w:i/>
        </w:rPr>
        <w:t>Q</w:t>
      </w:r>
      <w:r>
        <w:rPr>
          <w:rFonts w:eastAsiaTheme="minorEastAsia"/>
        </w:rPr>
        <w:t>)</w:t>
      </w:r>
      <w:r w:rsidR="00407FA8">
        <w:rPr>
          <w:rFonts w:eastAsiaTheme="minorEastAsia"/>
        </w:rPr>
        <w:t xml:space="preserve"> of the YBCO films</w:t>
      </w:r>
      <w:r>
        <w:rPr>
          <w:rFonts w:eastAsiaTheme="minorEastAsia"/>
        </w:rPr>
        <w:t xml:space="preserve"> firstly [29]</w:t>
      </w:r>
      <w:r w:rsidR="006A0235">
        <w:rPr>
          <w:rFonts w:eastAsiaTheme="minorEastAsia"/>
        </w:rPr>
        <w:t>.</w:t>
      </w:r>
      <w:r w:rsidR="00D862DE">
        <w:rPr>
          <w:rFonts w:eastAsiaTheme="minorEastAsia"/>
        </w:rPr>
        <w:t xml:space="preserve"> As shown in Figure 8</w:t>
      </w:r>
      <w:r>
        <w:rPr>
          <w:rFonts w:eastAsiaTheme="minorEastAsia"/>
        </w:rPr>
        <w:t xml:space="preserve">, </w:t>
      </w:r>
      <w:r w:rsidR="0007661A">
        <w:rPr>
          <w:rFonts w:eastAsiaTheme="minorEastAsia"/>
        </w:rPr>
        <w:t xml:space="preserve">the </w:t>
      </w:r>
      <w:ins w:id="152" w:author="Administrator" w:date="2019-08-30T19:10:00Z">
        <w:r w:rsidR="00ED3596">
          <w:rPr>
            <w:rFonts w:eastAsiaTheme="minorEastAsia"/>
          </w:rPr>
          <w:t xml:space="preserve">measured </w:t>
        </w:r>
      </w:ins>
      <w:r w:rsidR="002872AD" w:rsidRPr="005428D2">
        <w:rPr>
          <w:rStyle w:val="af3"/>
        </w:rPr>
        <w:t>Q</w:t>
      </w:r>
      <w:r w:rsidR="0007661A">
        <w:rPr>
          <w:rFonts w:eastAsiaTheme="minorEastAsia"/>
        </w:rPr>
        <w:t xml:space="preserve"> of </w:t>
      </w:r>
      <w:r w:rsidR="0007661A">
        <w:rPr>
          <w:rFonts w:eastAsiaTheme="minorEastAsia" w:hint="eastAsia"/>
        </w:rPr>
        <w:t>500n</w:t>
      </w:r>
      <w:r w:rsidR="0007661A">
        <w:rPr>
          <w:rFonts w:eastAsiaTheme="minorEastAsia"/>
        </w:rPr>
        <w:t>m YBCO film</w:t>
      </w:r>
      <w:del w:id="153" w:author="Administrator" w:date="2019-08-30T19:10:00Z">
        <w:r w:rsidR="0007661A" w:rsidDel="00ED3596">
          <w:rPr>
            <w:rFonts w:eastAsiaTheme="minorEastAsia"/>
          </w:rPr>
          <w:delText>s prepared</w:delText>
        </w:r>
      </w:del>
      <w:r w:rsidR="0007661A">
        <w:rPr>
          <w:rFonts w:eastAsiaTheme="minorEastAsia"/>
        </w:rPr>
        <w:t xml:space="preserve"> is 87524 at </w:t>
      </w:r>
      <w:del w:id="154" w:author="Administrator" w:date="2019-08-30T19:10:00Z">
        <w:r w:rsidR="0007661A" w:rsidDel="00ED3596">
          <w:rPr>
            <w:rFonts w:eastAsiaTheme="minorEastAsia"/>
          </w:rPr>
          <w:delText xml:space="preserve">the frequency of </w:delText>
        </w:r>
      </w:del>
      <w:r w:rsidR="0007661A">
        <w:rPr>
          <w:rFonts w:eastAsiaTheme="minorEastAsia"/>
        </w:rPr>
        <w:t xml:space="preserve">31.506 GHz. The relationship between </w:t>
      </w:r>
      <w:r w:rsidR="0007661A" w:rsidRPr="003C63F9">
        <w:rPr>
          <w:rFonts w:ascii="Cambria" w:eastAsiaTheme="minorEastAsia" w:hAnsi="Cambria"/>
          <w:i/>
        </w:rPr>
        <w:t>Q</w:t>
      </w:r>
      <w:r w:rsidR="0007661A" w:rsidRPr="003C63F9">
        <w:rPr>
          <w:rFonts w:eastAsiaTheme="minorEastAsia"/>
          <w:i/>
        </w:rPr>
        <w:t xml:space="preserve"> </w:t>
      </w:r>
      <w:r w:rsidR="0007661A">
        <w:rPr>
          <w:rFonts w:eastAsiaTheme="minorEastAsia"/>
        </w:rPr>
        <w:t xml:space="preserve">and </w:t>
      </w:r>
      <w:r w:rsidR="0007661A" w:rsidRPr="003C63F9">
        <w:rPr>
          <w:rFonts w:ascii="Cambria" w:eastAsiaTheme="minorEastAsia" w:hAnsi="Cambria"/>
          <w:i/>
        </w:rPr>
        <w:t>R</w:t>
      </w:r>
      <w:r w:rsidR="0007661A" w:rsidRPr="005428D2">
        <w:rPr>
          <w:rFonts w:ascii="Cambria" w:eastAsiaTheme="minorEastAsia" w:hAnsi="Cambria"/>
          <w:i/>
          <w:vertAlign w:val="subscript"/>
        </w:rPr>
        <w:t>s</w:t>
      </w:r>
      <w:r w:rsidR="0007661A" w:rsidRPr="003C63F9">
        <w:rPr>
          <w:rFonts w:eastAsiaTheme="minorEastAsia"/>
          <w:i/>
        </w:rPr>
        <w:t xml:space="preserve"> </w:t>
      </w:r>
      <w:r w:rsidR="0007661A">
        <w:rPr>
          <w:rFonts w:eastAsiaTheme="minorEastAsia"/>
        </w:rPr>
        <w:t>is as follow:</w:t>
      </w:r>
    </w:p>
    <w:p w14:paraId="08779B67" w14:textId="77777777" w:rsidR="0007661A" w:rsidRPr="0007661A" w:rsidRDefault="0007661A" w:rsidP="00E13425">
      <w:pPr>
        <w:tabs>
          <w:tab w:val="right" w:pos="2835"/>
          <w:tab w:val="right" w:pos="4660"/>
        </w:tabs>
        <w:ind w:firstLineChars="0" w:firstLine="0"/>
        <w:rPr>
          <w:rFonts w:eastAsiaTheme="minorEastAsia"/>
        </w:rPr>
      </w:pP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18"/>
          </w:rPr>
          <m:t xml:space="preserve">Q= </m:t>
        </m:r>
        <m:f>
          <m:fPr>
            <m:ctrlPr>
              <w:rPr>
                <w:rFonts w:ascii="Cambria Math" w:eastAsiaTheme="minorEastAsia" w:hAnsi="Cambria Math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szCs w:val="18"/>
              </w:rPr>
              <m:t>1</m:t>
            </m:r>
          </m:num>
          <m:den>
            <m:r>
              <w:rPr>
                <w:rFonts w:ascii="Cambria Math" w:eastAsiaTheme="minorEastAsia" w:hAnsi="Cambria Math"/>
                <w:szCs w:val="18"/>
              </w:rPr>
              <m:t>A + B*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1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Cs w:val="18"/>
                  </w:rPr>
                  <m:t>s</m:t>
                </m:r>
              </m:sub>
            </m:sSub>
          </m:den>
        </m:f>
        <m:r>
          <w:rPr>
            <w:rFonts w:ascii="Cambria Math" w:eastAsiaTheme="minorEastAsia" w:hAnsi="Cambria Math"/>
            <w:szCs w:val="18"/>
          </w:rPr>
          <m:t xml:space="preserve"> ,</m:t>
        </m:r>
      </m:oMath>
      <w:r>
        <w:rPr>
          <w:rFonts w:eastAsiaTheme="minorEastAsia"/>
        </w:rPr>
        <w:tab/>
      </w:r>
      <w:r>
        <w:rPr>
          <w:rFonts w:eastAsiaTheme="minorEastAsia" w:hint="eastAsia"/>
        </w:rPr>
        <w:t>(</w:t>
      </w:r>
      <w:r>
        <w:rPr>
          <w:rFonts w:eastAsiaTheme="minorEastAsia"/>
        </w:rPr>
        <w:t>1)</w:t>
      </w:r>
    </w:p>
    <w:p w14:paraId="6F91775C" w14:textId="77777777" w:rsidR="00E13425" w:rsidRDefault="00E13425" w:rsidP="00E13425">
      <w:pPr>
        <w:ind w:firstLineChars="0" w:firstLine="0"/>
        <w:rPr>
          <w:rFonts w:eastAsiaTheme="minorEastAsia"/>
        </w:rPr>
      </w:pPr>
      <w:r>
        <w:rPr>
          <w:rFonts w:eastAsiaTheme="minorEastAsia"/>
        </w:rPr>
        <w:t xml:space="preserve">where A, B are only </w:t>
      </w:r>
      <w:r w:rsidRPr="00E13425">
        <w:rPr>
          <w:rFonts w:eastAsiaTheme="minorEastAsia"/>
        </w:rPr>
        <w:t xml:space="preserve">related to </w:t>
      </w:r>
      <w:r>
        <w:rPr>
          <w:rFonts w:eastAsiaTheme="minorEastAsia"/>
        </w:rPr>
        <w:t xml:space="preserve">the </w:t>
      </w:r>
      <w:r w:rsidRPr="00E13425">
        <w:rPr>
          <w:rFonts w:eastAsiaTheme="minorEastAsia"/>
        </w:rPr>
        <w:t>electromagnetic fields</w:t>
      </w:r>
      <w:r w:rsidR="00DD4B54">
        <w:rPr>
          <w:rFonts w:eastAsiaTheme="minorEastAsia"/>
        </w:rPr>
        <w:t xml:space="preserve"> </w:t>
      </w:r>
      <w:r>
        <w:rPr>
          <w:rFonts w:eastAsiaTheme="minorEastAsia"/>
        </w:rPr>
        <w:t>d</w:t>
      </w:r>
      <w:r w:rsidRPr="00E13425">
        <w:rPr>
          <w:rFonts w:eastAsiaTheme="minorEastAsia"/>
        </w:rPr>
        <w:t>istribution</w:t>
      </w:r>
      <w:r>
        <w:rPr>
          <w:rFonts w:eastAsiaTheme="minorEastAsia"/>
        </w:rPr>
        <w:t xml:space="preserve"> and can be determined by </w:t>
      </w:r>
      <w:r w:rsidRPr="00E13425">
        <w:rPr>
          <w:rFonts w:eastAsiaTheme="minorEastAsia"/>
        </w:rPr>
        <w:t>calibration</w:t>
      </w:r>
      <w:r>
        <w:rPr>
          <w:rFonts w:eastAsiaTheme="minorEastAsia"/>
        </w:rPr>
        <w:t xml:space="preserve">. </w:t>
      </w:r>
      <w:r w:rsidR="00DD4B54">
        <w:rPr>
          <w:rFonts w:eastAsiaTheme="minorEastAsia"/>
        </w:rPr>
        <w:t xml:space="preserve">Therefore, the microwave surface resistant </w:t>
      </w:r>
      <w:r>
        <w:rPr>
          <w:rFonts w:eastAsiaTheme="minorEastAsia"/>
        </w:rPr>
        <w:t xml:space="preserve">can be </w:t>
      </w:r>
      <w:r w:rsidRPr="00E13425">
        <w:rPr>
          <w:rFonts w:eastAsiaTheme="minorEastAsia"/>
        </w:rPr>
        <w:lastRenderedPageBreak/>
        <w:t>calculate</w:t>
      </w:r>
      <w:r w:rsidR="003C63F9">
        <w:rPr>
          <w:rFonts w:eastAsiaTheme="minorEastAsia"/>
        </w:rPr>
        <w:t>d</w:t>
      </w:r>
      <w:r>
        <w:rPr>
          <w:rFonts w:eastAsiaTheme="minorEastAsia"/>
        </w:rPr>
        <w:t xml:space="preserve"> by the formula:</w:t>
      </w:r>
    </w:p>
    <w:p w14:paraId="3A9D066C" w14:textId="77777777" w:rsidR="00E13425" w:rsidRPr="00DD4B54" w:rsidRDefault="003C63F9" w:rsidP="003C63F9">
      <w:pPr>
        <w:tabs>
          <w:tab w:val="left" w:pos="1843"/>
          <w:tab w:val="right" w:pos="4657"/>
        </w:tabs>
        <w:ind w:firstLineChars="0" w:firstLine="0"/>
        <w:jc w:val="left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szCs w:val="18"/>
              </w:rPr>
            </m:ctrlPr>
          </m:sSubPr>
          <m:e>
            <m:r>
              <w:rPr>
                <w:rFonts w:ascii="Cambria Math" w:eastAsiaTheme="minorEastAsia" w:hAnsi="Cambria Math" w:hint="eastAsia"/>
                <w:szCs w:val="18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18"/>
              </w:rPr>
              <m:t>s</m:t>
            </m:r>
          </m:sub>
        </m:sSub>
        <m:r>
          <w:rPr>
            <w:rFonts w:ascii="Cambria Math" w:eastAsiaTheme="minorEastAsia" w:hAnsi="Cambria Math"/>
            <w:szCs w:val="1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Cs w:val="18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  <w:szCs w:val="1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Cs w:val="1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Cs w:val="18"/>
                  </w:rPr>
                  <m:t>Q</m:t>
                </m:r>
              </m:den>
            </m:f>
            <m:r>
              <w:rPr>
                <w:rFonts w:ascii="Cambria Math" w:eastAsiaTheme="minorEastAsia" w:hAnsi="Cambria Math"/>
                <w:szCs w:val="18"/>
              </w:rPr>
              <m:t xml:space="preserve"> - A</m:t>
            </m:r>
          </m:num>
          <m:den>
            <m:r>
              <w:rPr>
                <w:rFonts w:ascii="Cambria Math" w:eastAsiaTheme="minorEastAsia" w:hAnsi="Cambria Math"/>
                <w:szCs w:val="18"/>
              </w:rPr>
              <m:t>B</m:t>
            </m:r>
          </m:den>
        </m:f>
      </m:oMath>
      <w:r w:rsidR="00D028E1" w:rsidRPr="00D028E1">
        <w:rPr>
          <w:rFonts w:eastAsiaTheme="minorEastAsia"/>
          <w:szCs w:val="18"/>
        </w:rPr>
        <w:t>.</w:t>
      </w:r>
      <w:r>
        <w:rPr>
          <w:rFonts w:eastAsiaTheme="minorEastAsia"/>
        </w:rPr>
        <w:tab/>
        <w:t>(4)</w:t>
      </w:r>
    </w:p>
    <w:p w14:paraId="350C3CC5" w14:textId="77777777" w:rsidR="003C63F9" w:rsidRDefault="00DD4B54" w:rsidP="00E13425">
      <w:pPr>
        <w:ind w:firstLineChars="0" w:firstLine="0"/>
        <w:rPr>
          <w:rFonts w:eastAsiaTheme="minorEastAsia"/>
        </w:rPr>
      </w:pPr>
      <w:r>
        <w:rPr>
          <w:rFonts w:eastAsiaTheme="minorEastAsia"/>
        </w:rPr>
        <w:t>Meanwhile,</w:t>
      </w:r>
      <w:r w:rsidRPr="00DD4B54">
        <w:rPr>
          <w:rFonts w:eastAsiaTheme="minorEastAsia"/>
        </w:rPr>
        <w:t xml:space="preserve"> </w:t>
      </w:r>
      <w:r>
        <w:rPr>
          <w:rFonts w:eastAsiaTheme="minorEastAsia"/>
        </w:rPr>
        <w:t xml:space="preserve">the </w:t>
      </w:r>
      <w:r w:rsidR="003C63F9">
        <w:rPr>
          <w:rFonts w:eastAsiaTheme="minorEastAsia"/>
        </w:rPr>
        <w:t xml:space="preserve">relationship of </w:t>
      </w:r>
      <w:r w:rsidR="005428D2">
        <w:rPr>
          <w:rFonts w:eastAsiaTheme="minorEastAsia"/>
        </w:rPr>
        <w:t xml:space="preserve">the </w:t>
      </w:r>
      <w:r w:rsidR="005428D2" w:rsidRPr="005428D2">
        <w:rPr>
          <w:rStyle w:val="af3"/>
        </w:rPr>
        <w:t>R</w:t>
      </w:r>
      <w:r w:rsidR="005428D2" w:rsidRPr="005428D2">
        <w:rPr>
          <w:rStyle w:val="af3"/>
          <w:vertAlign w:val="subscript"/>
        </w:rPr>
        <w:t>s</w:t>
      </w:r>
      <w:r w:rsidR="003C63F9">
        <w:rPr>
          <w:rFonts w:eastAsiaTheme="minorEastAsia"/>
        </w:rPr>
        <w:t xml:space="preserve"> and the </w:t>
      </w:r>
      <w:r w:rsidR="003C63F9" w:rsidRPr="003C63F9">
        <w:rPr>
          <w:rFonts w:eastAsiaTheme="minorEastAsia"/>
        </w:rPr>
        <w:t>operating frequency</w:t>
      </w:r>
      <w:r w:rsidR="003C63F9" w:rsidRPr="003C63F9">
        <w:rPr>
          <w:rFonts w:eastAsiaTheme="minorEastAsia"/>
          <w:i/>
        </w:rPr>
        <w:t xml:space="preserve"> </w:t>
      </w:r>
      <w:r w:rsidR="003C63F9" w:rsidRPr="003C63F9">
        <w:rPr>
          <w:rFonts w:eastAsiaTheme="minorEastAsia"/>
        </w:rPr>
        <w:t>(</w:t>
      </w:r>
      <w:r w:rsidR="003C63F9" w:rsidRPr="003C63F9">
        <w:rPr>
          <w:rFonts w:ascii="Cambria" w:eastAsiaTheme="minorEastAsia" w:hAnsi="Cambria"/>
          <w:i/>
        </w:rPr>
        <w:t>f</w:t>
      </w:r>
      <w:r w:rsidR="003C63F9" w:rsidRPr="003C63F9">
        <w:rPr>
          <w:rFonts w:eastAsiaTheme="minorEastAsia"/>
        </w:rPr>
        <w:t>)</w:t>
      </w:r>
      <w:r w:rsidR="003C63F9" w:rsidRPr="003C63F9">
        <w:rPr>
          <w:rFonts w:eastAsiaTheme="minorEastAsia"/>
          <w:i/>
        </w:rPr>
        <w:t xml:space="preserve"> </w:t>
      </w:r>
      <w:r w:rsidR="003C63F9">
        <w:rPr>
          <w:rFonts w:eastAsiaTheme="minorEastAsia"/>
        </w:rPr>
        <w:t>is as follow:</w:t>
      </w:r>
    </w:p>
    <w:p w14:paraId="31841BBF" w14:textId="77777777" w:rsidR="003C63F9" w:rsidRPr="003C63F9" w:rsidRDefault="003C63F9" w:rsidP="00407FA8">
      <w:pPr>
        <w:tabs>
          <w:tab w:val="left" w:pos="1843"/>
          <w:tab w:val="right" w:pos="4660"/>
        </w:tabs>
        <w:ind w:firstLineChars="0" w:firstLine="0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szCs w:val="18"/>
              </w:rPr>
            </m:ctrlPr>
          </m:sSubPr>
          <m:e>
            <m:r>
              <w:rPr>
                <w:rFonts w:ascii="Cambria Math" w:eastAsiaTheme="minorEastAsia" w:hAnsi="Cambria Math" w:hint="eastAsia"/>
                <w:szCs w:val="18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18"/>
              </w:rPr>
              <m:t>s</m:t>
            </m:r>
          </m:sub>
        </m:sSub>
        <m:r>
          <w:rPr>
            <w:rFonts w:ascii="Cambria Math" w:eastAsiaTheme="minorEastAsia" w:hAnsi="Cambria Math"/>
            <w:szCs w:val="18"/>
          </w:rPr>
          <m:t>=k*</m:t>
        </m:r>
        <m:sSup>
          <m:sSupPr>
            <m:ctrlPr>
              <w:rPr>
                <w:rFonts w:ascii="Cambria Math" w:eastAsiaTheme="minorEastAsia" w:hAnsi="Cambria Math"/>
                <w:i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szCs w:val="18"/>
              </w:rPr>
              <m:t>f</m:t>
            </m:r>
          </m:e>
          <m:sup>
            <m:r>
              <w:rPr>
                <w:rFonts w:ascii="Cambria Math" w:eastAsiaTheme="minorEastAsia" w:hAnsi="Cambria Math"/>
                <w:szCs w:val="18"/>
              </w:rPr>
              <m:t>2</m:t>
            </m:r>
          </m:sup>
        </m:sSup>
      </m:oMath>
      <w:r w:rsidR="00D028E1" w:rsidRPr="00D028E1">
        <w:rPr>
          <w:rFonts w:eastAsiaTheme="minorEastAsia"/>
          <w:szCs w:val="18"/>
        </w:rPr>
        <w:t>,</w:t>
      </w:r>
      <w:r>
        <w:rPr>
          <w:rFonts w:eastAsiaTheme="minorEastAsia"/>
        </w:rPr>
        <w:tab/>
        <w:t>(5)</w:t>
      </w:r>
    </w:p>
    <w:p w14:paraId="3429417C" w14:textId="77777777" w:rsidR="008E5F72" w:rsidRDefault="008E5F72" w:rsidP="00E13425">
      <w:pPr>
        <w:ind w:firstLineChars="0" w:firstLine="0"/>
        <w:rPr>
          <w:rFonts w:eastAsiaTheme="minorEastAsia"/>
        </w:rPr>
      </w:pPr>
      <w:r>
        <w:rPr>
          <w:rFonts w:eastAsiaTheme="minorEastAsia"/>
        </w:rPr>
        <w:t xml:space="preserve">where k is a constant. Thus, the microwave surface resistant </w:t>
      </w:r>
      <w:r w:rsidR="00AA352C">
        <w:rPr>
          <w:rFonts w:eastAsiaTheme="minorEastAsia"/>
        </w:rPr>
        <w:t>(</w:t>
      </w:r>
      <w:r w:rsidR="00AA352C" w:rsidRPr="008E5F72">
        <w:rPr>
          <w:rFonts w:ascii="Cambria" w:eastAsiaTheme="minorEastAsia" w:hAnsi="Cambria"/>
          <w:i/>
        </w:rPr>
        <w:t>R</w:t>
      </w:r>
      <w:r w:rsidR="00AA352C" w:rsidRPr="008E5F72">
        <w:rPr>
          <w:rFonts w:ascii="Cambria" w:eastAsiaTheme="minorEastAsia" w:hAnsi="Cambria"/>
          <w:i/>
          <w:vertAlign w:val="subscript"/>
        </w:rPr>
        <w:t>s0</w:t>
      </w:r>
      <w:r w:rsidR="00AA352C">
        <w:rPr>
          <w:rFonts w:eastAsiaTheme="minorEastAsia"/>
        </w:rPr>
        <w:t xml:space="preserve">) </w:t>
      </w:r>
      <w:r>
        <w:rPr>
          <w:rFonts w:eastAsiaTheme="minorEastAsia"/>
        </w:rPr>
        <w:t xml:space="preserve">at the frequency of 10GHz </w:t>
      </w:r>
      <w:r w:rsidR="00AA352C">
        <w:rPr>
          <w:rFonts w:eastAsiaTheme="minorEastAsia"/>
        </w:rPr>
        <w:t>(</w:t>
      </w:r>
      <w:r w:rsidR="00AA352C" w:rsidRPr="00AA352C">
        <w:rPr>
          <w:rFonts w:ascii="Cambria" w:eastAsiaTheme="minorEastAsia" w:hAnsi="Cambria"/>
          <w:i/>
        </w:rPr>
        <w:t>f</w:t>
      </w:r>
      <w:r w:rsidR="00AA352C" w:rsidRPr="00AA352C">
        <w:rPr>
          <w:rFonts w:ascii="Cambria" w:eastAsiaTheme="minorEastAsia" w:hAnsi="Cambria"/>
          <w:i/>
          <w:vertAlign w:val="subscript"/>
        </w:rPr>
        <w:t>0</w:t>
      </w:r>
      <w:r w:rsidR="00AA352C">
        <w:rPr>
          <w:rFonts w:eastAsiaTheme="minorEastAsia"/>
        </w:rPr>
        <w:t>)</w:t>
      </w:r>
      <w:r>
        <w:rPr>
          <w:rFonts w:eastAsiaTheme="minorEastAsia"/>
        </w:rPr>
        <w:t xml:space="preserve"> can be calculated </w:t>
      </w:r>
      <w:r w:rsidR="00407FA8">
        <w:rPr>
          <w:rFonts w:eastAsiaTheme="minorEastAsia"/>
        </w:rPr>
        <w:t>by the formula</w:t>
      </w:r>
      <w:r>
        <w:rPr>
          <w:rFonts w:eastAsiaTheme="minorEastAsia"/>
        </w:rPr>
        <w:t>:</w:t>
      </w:r>
    </w:p>
    <w:p w14:paraId="2DC1F662" w14:textId="77777777" w:rsidR="008E5F72" w:rsidRPr="00407FA8" w:rsidRDefault="00407FA8" w:rsidP="00407FA8">
      <w:pPr>
        <w:tabs>
          <w:tab w:val="left" w:pos="1701"/>
          <w:tab w:val="right" w:pos="4660"/>
        </w:tabs>
        <w:ind w:firstLineChars="0" w:firstLine="0"/>
        <w:jc w:val="left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Cs w:val="18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18"/>
              </w:rPr>
              <m:t>s0</m:t>
            </m:r>
          </m:sub>
        </m:sSub>
        <m:r>
          <w:rPr>
            <w:rFonts w:ascii="Cambria Math" w:eastAsiaTheme="minorEastAsia" w:hAnsi="Cambria Math"/>
            <w:szCs w:val="1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Cs w:val="18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szCs w:val="18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1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1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18"/>
                      </w:rPr>
                      <m:t>Q</m:t>
                    </m:r>
                  </m:den>
                </m:f>
                <m:r>
                  <w:rPr>
                    <w:rFonts w:ascii="Cambria Math" w:eastAsiaTheme="minorEastAsia" w:hAnsi="Cambria Math"/>
                    <w:szCs w:val="18"/>
                  </w:rPr>
                  <m:t xml:space="preserve"> - A</m:t>
                </m:r>
              </m:e>
            </m:d>
            <m:r>
              <w:rPr>
                <w:rFonts w:ascii="Cambria Math" w:eastAsiaTheme="minorEastAsia" w:hAnsi="Cambria Math"/>
                <w:szCs w:val="18"/>
              </w:rPr>
              <m:t>*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Cs w:val="18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Cs w:val="1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Cs w:val="18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szCs w:val="18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  <w:szCs w:val="18"/>
              </w:rPr>
              <m:t>B*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Cs w:val="1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18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  <w:szCs w:val="1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Cs w:val="18"/>
          </w:rPr>
          <m:t>,</m:t>
        </m:r>
      </m:oMath>
      <w:r>
        <w:rPr>
          <w:rFonts w:eastAsiaTheme="minorEastAsia"/>
        </w:rPr>
        <w:tab/>
      </w:r>
      <w:r>
        <w:rPr>
          <w:rFonts w:eastAsiaTheme="minorEastAsia" w:hint="eastAsia"/>
        </w:rPr>
        <w:t>(</w:t>
      </w:r>
      <w:r>
        <w:rPr>
          <w:rFonts w:eastAsiaTheme="minorEastAsia"/>
        </w:rPr>
        <w:t>6)</w:t>
      </w:r>
    </w:p>
    <w:p w14:paraId="0515DA42" w14:textId="497C00BA" w:rsidR="0075319F" w:rsidRDefault="00AA352C" w:rsidP="00E13425">
      <w:pPr>
        <w:ind w:firstLineChars="0" w:firstLine="0"/>
        <w:rPr>
          <w:rFonts w:eastAsiaTheme="minorEastAsia"/>
        </w:rPr>
      </w:pPr>
      <w:r>
        <w:rPr>
          <w:rFonts w:eastAsiaTheme="minorEastAsia"/>
        </w:rPr>
        <w:lastRenderedPageBreak/>
        <w:t>and the ca</w:t>
      </w:r>
      <w:r w:rsidR="00FC7554">
        <w:rPr>
          <w:rFonts w:eastAsiaTheme="minorEastAsia"/>
        </w:rPr>
        <w:t>lculation results</w:t>
      </w:r>
      <w:r>
        <w:rPr>
          <w:rFonts w:eastAsiaTheme="minorEastAsia"/>
        </w:rPr>
        <w:t xml:space="preserve"> </w:t>
      </w:r>
      <w:r w:rsidR="00FC7554">
        <w:rPr>
          <w:rFonts w:eastAsiaTheme="minorEastAsia"/>
        </w:rPr>
        <w:t>are</w:t>
      </w:r>
      <w:r>
        <w:rPr>
          <w:rFonts w:eastAsiaTheme="minorEastAsia"/>
        </w:rPr>
        <w:t xml:space="preserve"> shown in table 2. </w:t>
      </w:r>
      <w:r w:rsidR="00FC7554">
        <w:rPr>
          <w:rFonts w:eastAsiaTheme="minorEastAsia"/>
        </w:rPr>
        <w:t xml:space="preserve">The </w:t>
      </w:r>
      <w:r w:rsidR="005428D2" w:rsidRPr="005428D2">
        <w:rPr>
          <w:rStyle w:val="af3"/>
        </w:rPr>
        <w:t>R</w:t>
      </w:r>
      <w:r w:rsidR="005428D2" w:rsidRPr="005428D2">
        <w:rPr>
          <w:rStyle w:val="af3"/>
          <w:vertAlign w:val="subscript"/>
        </w:rPr>
        <w:t>s0</w:t>
      </w:r>
      <w:r w:rsidR="00FC7554">
        <w:rPr>
          <w:rFonts w:eastAsiaTheme="minorEastAsia"/>
        </w:rPr>
        <w:t xml:space="preserve"> is </w:t>
      </w:r>
      <w:r w:rsidR="00911EE7">
        <w:rPr>
          <w:rFonts w:eastAsiaTheme="minorEastAsia"/>
        </w:rPr>
        <w:t>as low as 0.323</w:t>
      </w:r>
      <w:r w:rsidR="007134F7">
        <w:rPr>
          <w:rFonts w:eastAsiaTheme="minorEastAsia"/>
        </w:rPr>
        <w:t xml:space="preserve"> </w:t>
      </w:r>
      <w:r w:rsidR="00911EE7">
        <w:rPr>
          <w:rFonts w:eastAsiaTheme="minorEastAsia"/>
        </w:rPr>
        <w:t>m</w:t>
      </w:r>
      <w:r w:rsidR="00911EE7" w:rsidRPr="00CE33A5">
        <w:t>Ω</w:t>
      </w:r>
      <w:r w:rsidR="005428D2">
        <w:t xml:space="preserve"> </w:t>
      </w:r>
      <w:r w:rsidR="00FC7554">
        <w:t>whic</w:t>
      </w:r>
      <w:r w:rsidR="00EA2A79">
        <w:t>h</w:t>
      </w:r>
      <w:r w:rsidR="001B2DDE">
        <w:rPr>
          <w:rFonts w:eastAsiaTheme="minorEastAsia"/>
        </w:rPr>
        <w:t xml:space="preserve"> indicates that the YBCO </w:t>
      </w:r>
      <w:r w:rsidR="007F0C92">
        <w:rPr>
          <w:rFonts w:eastAsiaTheme="minorEastAsia"/>
        </w:rPr>
        <w:t>thin films</w:t>
      </w:r>
      <w:r w:rsidR="001B2DDE">
        <w:rPr>
          <w:rFonts w:eastAsiaTheme="minorEastAsia"/>
        </w:rPr>
        <w:t xml:space="preserve"> prepared has met the </w:t>
      </w:r>
      <w:r w:rsidR="00B651EC">
        <w:rPr>
          <w:rFonts w:eastAsiaTheme="minorEastAsia"/>
        </w:rPr>
        <w:t xml:space="preserve">commercial </w:t>
      </w:r>
      <w:r w:rsidR="001B2DDE">
        <w:rPr>
          <w:rFonts w:eastAsiaTheme="minorEastAsia"/>
        </w:rPr>
        <w:t xml:space="preserve">demand </w:t>
      </w:r>
      <w:r w:rsidR="00D22F69">
        <w:rPr>
          <w:rFonts w:eastAsiaTheme="minorEastAsia"/>
        </w:rPr>
        <w:t xml:space="preserve">of surface resistant </w:t>
      </w:r>
      <w:r w:rsidR="001B2DDE">
        <w:rPr>
          <w:rFonts w:eastAsiaTheme="minorEastAsia"/>
        </w:rPr>
        <w:t xml:space="preserve">of </w:t>
      </w:r>
      <w:proofErr w:type="spellStart"/>
      <w:r w:rsidR="001B2DDE">
        <w:rPr>
          <w:rFonts w:eastAsiaTheme="minorEastAsia"/>
        </w:rPr>
        <w:t>microwave</w:t>
      </w:r>
      <w:del w:id="155" w:author="Administrator" w:date="2019-08-30T19:12:00Z">
        <w:r w:rsidR="001B2DDE" w:rsidDel="00ED3596">
          <w:rPr>
            <w:rFonts w:eastAsiaTheme="minorEastAsia"/>
          </w:rPr>
          <w:delText xml:space="preserve"> device</w:delText>
        </w:r>
      </w:del>
      <w:ins w:id="156" w:author="Administrator" w:date="2019-08-30T19:12:00Z">
        <w:r w:rsidR="00ED3596">
          <w:rPr>
            <w:rFonts w:eastAsiaTheme="minorEastAsia"/>
          </w:rPr>
          <w:t>filter</w:t>
        </w:r>
      </w:ins>
      <w:r w:rsidR="001B2DDE">
        <w:rPr>
          <w:rFonts w:eastAsiaTheme="minorEastAsia"/>
        </w:rPr>
        <w:t>s</w:t>
      </w:r>
      <w:proofErr w:type="spellEnd"/>
      <w:r w:rsidR="001B2DDE">
        <w:rPr>
          <w:rFonts w:eastAsiaTheme="minorEastAsia"/>
        </w:rPr>
        <w:t>.</w:t>
      </w:r>
    </w:p>
    <w:p w14:paraId="3262C27C" w14:textId="77777777" w:rsidR="0064544D" w:rsidRPr="0072079C" w:rsidRDefault="005F27D2" w:rsidP="0064544D">
      <w:pPr>
        <w:ind w:firstLine="360"/>
        <w:rPr>
          <w:rFonts w:eastAsiaTheme="minorEastAsia"/>
        </w:rPr>
        <w:sectPr w:rsidR="0064544D" w:rsidRPr="0072079C" w:rsidSect="001D3AD0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  <w:commentRangeStart w:id="157"/>
      <w:r>
        <w:rPr>
          <w:rFonts w:eastAsiaTheme="minorEastAsia" w:hint="eastAsia"/>
        </w:rPr>
        <w:t>As</w:t>
      </w:r>
      <w:r>
        <w:rPr>
          <w:rFonts w:eastAsiaTheme="minorEastAsia"/>
        </w:rPr>
        <w:t xml:space="preserve"> for </w:t>
      </w:r>
      <w:r w:rsidRPr="005F27D2">
        <w:rPr>
          <w:rFonts w:eastAsiaTheme="minorEastAsia"/>
        </w:rPr>
        <w:t>the morphologies of the two sides of the double-sided YBCO thin films</w:t>
      </w:r>
      <w:r>
        <w:rPr>
          <w:rFonts w:eastAsiaTheme="minorEastAsia"/>
        </w:rPr>
        <w:t xml:space="preserve"> prepared on LAO substrates recently, </w:t>
      </w:r>
      <w:r w:rsidR="00D862DE">
        <w:rPr>
          <w:rFonts w:eastAsiaTheme="minorEastAsia"/>
        </w:rPr>
        <w:t>As is shown in Figure 9</w:t>
      </w:r>
      <w:r w:rsidR="00D87EFD">
        <w:rPr>
          <w:rFonts w:eastAsiaTheme="minorEastAsia"/>
        </w:rPr>
        <w:t>,</w:t>
      </w:r>
      <w:r>
        <w:rPr>
          <w:rFonts w:eastAsiaTheme="minorEastAsia"/>
        </w:rPr>
        <w:t xml:space="preserve"> the surface morphologies were not as flat as expected. </w:t>
      </w:r>
      <w:r w:rsidR="00D87EFD">
        <w:rPr>
          <w:rFonts w:eastAsiaTheme="minorEastAsia"/>
        </w:rPr>
        <w:t>Still, we believe that the surface morphologies can be optimized as we have successfully obtain</w:t>
      </w:r>
      <w:r w:rsidR="008C6F05">
        <w:rPr>
          <w:rFonts w:eastAsiaTheme="minorEastAsia"/>
        </w:rPr>
        <w:t>ed</w:t>
      </w:r>
      <w:r w:rsidR="00D87EFD">
        <w:rPr>
          <w:rFonts w:eastAsiaTheme="minorEastAsia"/>
        </w:rPr>
        <w:t xml:space="preserve"> </w:t>
      </w:r>
      <w:proofErr w:type="spellStart"/>
      <w:r w:rsidR="00B505E3">
        <w:rPr>
          <w:rFonts w:eastAsiaTheme="minorEastAsia"/>
        </w:rPr>
        <w:t>Gd</w:t>
      </w:r>
      <w:r w:rsidR="00D87EFD">
        <w:rPr>
          <w:rFonts w:eastAsiaTheme="minorEastAsia"/>
        </w:rPr>
        <w:t>YBCO</w:t>
      </w:r>
      <w:proofErr w:type="spellEnd"/>
      <w:r w:rsidR="00D87EFD">
        <w:rPr>
          <w:rFonts w:eastAsiaTheme="minorEastAsia"/>
        </w:rPr>
        <w:t xml:space="preserve"> thin films with flat surface morphology on LaMnO</w:t>
      </w:r>
      <w:r w:rsidR="00D87EFD" w:rsidRPr="00D87EFD">
        <w:rPr>
          <w:rFonts w:eastAsiaTheme="minorEastAsia"/>
          <w:vertAlign w:val="subscript"/>
        </w:rPr>
        <w:t>3</w:t>
      </w:r>
      <w:r w:rsidR="00D87EFD">
        <w:rPr>
          <w:rFonts w:eastAsiaTheme="minorEastAsia"/>
        </w:rPr>
        <w:t>/Mg</w:t>
      </w:r>
      <w:r w:rsidR="00D87EFD">
        <w:rPr>
          <w:rFonts w:eastAsiaTheme="minorEastAsia" w:hint="eastAsia"/>
        </w:rPr>
        <w:t>O</w:t>
      </w:r>
      <w:r w:rsidR="00D87EFD">
        <w:rPr>
          <w:rFonts w:eastAsiaTheme="minorEastAsia"/>
        </w:rPr>
        <w:t>/Y</w:t>
      </w:r>
      <w:r w:rsidR="00D87EFD" w:rsidRPr="00D87EFD">
        <w:rPr>
          <w:rFonts w:eastAsiaTheme="minorEastAsia"/>
          <w:vertAlign w:val="subscript"/>
        </w:rPr>
        <w:t>2</w:t>
      </w:r>
      <w:r w:rsidR="00D87EFD">
        <w:rPr>
          <w:rFonts w:eastAsiaTheme="minorEastAsia" w:hint="eastAsia"/>
        </w:rPr>
        <w:t>O</w:t>
      </w:r>
      <w:r w:rsidR="00D87EFD" w:rsidRPr="00D87EFD">
        <w:rPr>
          <w:rFonts w:eastAsiaTheme="minorEastAsia"/>
          <w:vertAlign w:val="subscript"/>
        </w:rPr>
        <w:t>3</w:t>
      </w:r>
      <w:r w:rsidR="00D87EFD">
        <w:rPr>
          <w:rFonts w:eastAsiaTheme="minorEastAsia"/>
        </w:rPr>
        <w:t>/</w:t>
      </w:r>
      <w:r w:rsidR="008C6F05">
        <w:rPr>
          <w:rFonts w:eastAsiaTheme="minorEastAsia"/>
        </w:rPr>
        <w:t>Al</w:t>
      </w:r>
      <w:r w:rsidR="008C6F05" w:rsidRPr="008C6F05">
        <w:rPr>
          <w:rFonts w:eastAsiaTheme="minorEastAsia"/>
          <w:vertAlign w:val="subscript"/>
        </w:rPr>
        <w:t>2</w:t>
      </w:r>
      <w:r w:rsidR="008C6F05">
        <w:rPr>
          <w:rFonts w:eastAsiaTheme="minorEastAsia"/>
        </w:rPr>
        <w:t>O</w:t>
      </w:r>
      <w:r w:rsidR="008C6F05" w:rsidRPr="008C6F05">
        <w:rPr>
          <w:rFonts w:eastAsiaTheme="minorEastAsia"/>
          <w:vertAlign w:val="subscript"/>
        </w:rPr>
        <w:t>3</w:t>
      </w:r>
      <w:r w:rsidR="008C6F05">
        <w:rPr>
          <w:rFonts w:eastAsiaTheme="minorEastAsia"/>
        </w:rPr>
        <w:t xml:space="preserve"> buffer layer which is much harder than preparing YBCO thin films on LAO crystal substrates as is shown in Figure</w:t>
      </w:r>
      <w:r w:rsidR="00D862DE">
        <w:rPr>
          <w:rFonts w:eastAsiaTheme="minorEastAsia"/>
        </w:rPr>
        <w:t xml:space="preserve"> 10</w:t>
      </w:r>
      <w:r w:rsidR="008C6F05">
        <w:rPr>
          <w:rFonts w:eastAsiaTheme="minorEastAsia"/>
        </w:rPr>
        <w:t>.</w:t>
      </w:r>
      <w:r w:rsidR="00D87EFD">
        <w:rPr>
          <w:rFonts w:eastAsiaTheme="minorEastAsia"/>
        </w:rPr>
        <w:t xml:space="preserve"> </w:t>
      </w:r>
      <w:commentRangeEnd w:id="157"/>
      <w:r w:rsidR="0004694A">
        <w:rPr>
          <w:rStyle w:val="af4"/>
        </w:rPr>
        <w:commentReference w:id="157"/>
      </w:r>
    </w:p>
    <w:p w14:paraId="11CBE4D8" w14:textId="77777777" w:rsidR="0064544D" w:rsidRDefault="0064544D" w:rsidP="0064544D">
      <w:pPr>
        <w:pStyle w:val="2"/>
        <w:jc w:val="center"/>
        <w:rPr>
          <w:rFonts w:eastAsiaTheme="minorEastAsia" w:cs="Arial"/>
          <w:b w:val="0"/>
          <w:szCs w:val="21"/>
        </w:rPr>
      </w:pPr>
      <w:r>
        <w:rPr>
          <w:rFonts w:eastAsiaTheme="minorEastAsia" w:cs="Arial" w:hint="eastAsia"/>
          <w:b w:val="0"/>
          <w:noProof/>
          <w:szCs w:val="21"/>
        </w:rPr>
        <w:lastRenderedPageBreak/>
        <w:drawing>
          <wp:inline distT="0" distB="0" distL="0" distR="0" wp14:anchorId="0149880E" wp14:editId="7CF51EE7">
            <wp:extent cx="4010025" cy="2905277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20190612Rs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6" t="10026" r="780" b="8421"/>
                    <a:stretch/>
                  </pic:blipFill>
                  <pic:spPr bwMode="auto">
                    <a:xfrm>
                      <a:off x="0" y="0"/>
                      <a:ext cx="4027234" cy="291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6E51F" w14:textId="77777777" w:rsidR="0064544D" w:rsidRDefault="0064544D" w:rsidP="0064544D">
      <w:pPr>
        <w:ind w:firstLineChars="0" w:firstLine="0"/>
        <w:jc w:val="center"/>
        <w:rPr>
          <w:rFonts w:eastAsiaTheme="minorEastAsia"/>
        </w:rPr>
      </w:pPr>
      <w:r w:rsidRPr="00F150CC">
        <w:rPr>
          <w:rFonts w:eastAsiaTheme="minorEastAsia" w:hint="eastAsia"/>
          <w:b/>
        </w:rPr>
        <w:t>F</w:t>
      </w:r>
      <w:r w:rsidRPr="00F150CC">
        <w:rPr>
          <w:rFonts w:eastAsiaTheme="minorEastAsia"/>
          <w:b/>
        </w:rPr>
        <w:t xml:space="preserve">igure </w:t>
      </w:r>
      <w:r>
        <w:rPr>
          <w:rFonts w:eastAsiaTheme="minorEastAsia"/>
          <w:b/>
        </w:rPr>
        <w:t>8.</w:t>
      </w:r>
      <w:r w:rsidRPr="00F150CC">
        <w:rPr>
          <w:rFonts w:eastAsiaTheme="minorEastAsia"/>
          <w:b/>
        </w:rPr>
        <w:t xml:space="preserve"> </w:t>
      </w:r>
      <w:r>
        <w:rPr>
          <w:rFonts w:eastAsiaTheme="minorEastAsia"/>
        </w:rPr>
        <w:t>The microwave surface resistance at the center of the 2-in 500nm thick YBCO films</w:t>
      </w:r>
    </w:p>
    <w:p w14:paraId="4760A802" w14:textId="77777777" w:rsidR="0064544D" w:rsidRDefault="0064544D" w:rsidP="0064544D">
      <w:pPr>
        <w:pStyle w:val="2"/>
        <w:rPr>
          <w:rFonts w:eastAsiaTheme="minorEastAsia" w:cs="Arial"/>
          <w:b w:val="0"/>
          <w:szCs w:val="21"/>
        </w:rPr>
      </w:pPr>
      <w:r w:rsidRPr="00FC7554">
        <w:rPr>
          <w:rFonts w:eastAsiaTheme="minorEastAsia" w:cs="Arial" w:hint="eastAsia"/>
          <w:szCs w:val="21"/>
        </w:rPr>
        <w:t>Table</w:t>
      </w:r>
      <w:r w:rsidRPr="00FC7554">
        <w:rPr>
          <w:rFonts w:eastAsiaTheme="minorEastAsia" w:cs="Arial"/>
          <w:szCs w:val="21"/>
        </w:rPr>
        <w:t xml:space="preserve"> 2</w:t>
      </w:r>
      <w:r>
        <w:rPr>
          <w:rFonts w:eastAsiaTheme="minorEastAsia" w:cs="Arial"/>
          <w:szCs w:val="21"/>
        </w:rPr>
        <w:t>.</w:t>
      </w:r>
      <w:r>
        <w:rPr>
          <w:rFonts w:eastAsiaTheme="minorEastAsia" w:cs="Arial"/>
          <w:b w:val="0"/>
          <w:szCs w:val="21"/>
        </w:rPr>
        <w:t xml:space="preserve"> The calculation results of the </w:t>
      </w:r>
      <w:r w:rsidR="005428D2" w:rsidRPr="005428D2">
        <w:rPr>
          <w:rStyle w:val="af3"/>
          <w:b w:val="0"/>
          <w:sz w:val="21"/>
          <w:szCs w:val="21"/>
        </w:rPr>
        <w:t>R</w:t>
      </w:r>
      <w:r w:rsidR="005428D2" w:rsidRPr="005428D2">
        <w:rPr>
          <w:rStyle w:val="af3"/>
          <w:b w:val="0"/>
          <w:sz w:val="21"/>
          <w:szCs w:val="21"/>
          <w:vertAlign w:val="subscript"/>
        </w:rPr>
        <w:t>s</w:t>
      </w:r>
      <w:r w:rsidR="004937D6">
        <w:rPr>
          <w:rFonts w:eastAsiaTheme="minorEastAsia" w:cs="Arial"/>
          <w:b w:val="0"/>
          <w:szCs w:val="21"/>
        </w:rPr>
        <w:t xml:space="preserve"> of</w:t>
      </w:r>
      <w:r>
        <w:rPr>
          <w:rFonts w:eastAsiaTheme="minorEastAsia" w:cs="Arial"/>
          <w:b w:val="0"/>
          <w:szCs w:val="21"/>
        </w:rPr>
        <w:t xml:space="preserve"> 500nm thick YBCO films at 77K </w:t>
      </w:r>
    </w:p>
    <w:tbl>
      <w:tblPr>
        <w:tblStyle w:val="a4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96"/>
        <w:gridCol w:w="2069"/>
        <w:gridCol w:w="1397"/>
        <w:gridCol w:w="1656"/>
        <w:gridCol w:w="1494"/>
        <w:gridCol w:w="1728"/>
      </w:tblGrid>
      <w:tr w:rsidR="0064544D" w:rsidRPr="00D04AFA" w14:paraId="1799BD59" w14:textId="77777777" w:rsidTr="002F7A43">
        <w:tc>
          <w:tcPr>
            <w:tcW w:w="717" w:type="pct"/>
            <w:tcBorders>
              <w:bottom w:val="single" w:sz="4" w:space="0" w:color="auto"/>
            </w:tcBorders>
          </w:tcPr>
          <w:p w14:paraId="621A3515" w14:textId="77777777" w:rsidR="0064544D" w:rsidRPr="0083086F" w:rsidRDefault="0064544D" w:rsidP="002F7A43">
            <w:pPr>
              <w:pStyle w:val="2"/>
              <w:spacing w:before="0" w:after="0"/>
              <w:rPr>
                <w:rFonts w:cs="Arial"/>
                <w:b w:val="0"/>
                <w:i/>
                <w:szCs w:val="21"/>
              </w:rPr>
            </w:pPr>
            <w:r w:rsidRPr="0083086F">
              <w:rPr>
                <w:rFonts w:eastAsiaTheme="minorEastAsia" w:cs="Arial"/>
                <w:b w:val="0"/>
                <w:i/>
                <w:szCs w:val="21"/>
              </w:rPr>
              <w:t>Q</w:t>
            </w:r>
          </w:p>
        </w:tc>
        <w:tc>
          <w:tcPr>
            <w:tcW w:w="1062" w:type="pct"/>
            <w:tcBorders>
              <w:bottom w:val="single" w:sz="4" w:space="0" w:color="auto"/>
            </w:tcBorders>
          </w:tcPr>
          <w:p w14:paraId="22735719" w14:textId="77777777" w:rsidR="0064544D" w:rsidRPr="0083086F" w:rsidRDefault="0064544D" w:rsidP="002F7A43">
            <w:pPr>
              <w:pStyle w:val="2"/>
              <w:spacing w:before="0" w:after="0"/>
              <w:rPr>
                <w:rFonts w:cs="Arial"/>
                <w:b w:val="0"/>
                <w:i/>
                <w:szCs w:val="21"/>
              </w:rPr>
            </w:pPr>
            <w:r w:rsidRPr="0083086F">
              <w:rPr>
                <w:rFonts w:eastAsiaTheme="minorEastAsia" w:cs="Arial"/>
                <w:b w:val="0"/>
                <w:i/>
                <w:szCs w:val="21"/>
              </w:rPr>
              <w:t>A</w:t>
            </w:r>
          </w:p>
        </w:tc>
        <w:tc>
          <w:tcPr>
            <w:tcW w:w="717" w:type="pct"/>
            <w:tcBorders>
              <w:bottom w:val="single" w:sz="4" w:space="0" w:color="auto"/>
            </w:tcBorders>
          </w:tcPr>
          <w:p w14:paraId="3DE12636" w14:textId="77777777" w:rsidR="0064544D" w:rsidRPr="0083086F" w:rsidRDefault="0064544D" w:rsidP="002F7A43">
            <w:pPr>
              <w:pStyle w:val="2"/>
              <w:spacing w:before="0" w:after="0"/>
              <w:rPr>
                <w:rFonts w:cs="Arial"/>
                <w:b w:val="0"/>
                <w:szCs w:val="21"/>
              </w:rPr>
            </w:pPr>
            <w:r w:rsidRPr="0083086F">
              <w:rPr>
                <w:rFonts w:eastAsiaTheme="minorEastAsia" w:cs="Arial"/>
                <w:b w:val="0"/>
                <w:i/>
                <w:szCs w:val="21"/>
              </w:rPr>
              <w:t>B</w:t>
            </w:r>
            <w:r w:rsidRPr="0083086F">
              <w:rPr>
                <w:rFonts w:eastAsiaTheme="minorEastAsia" w:cs="Arial"/>
                <w:b w:val="0"/>
                <w:szCs w:val="21"/>
              </w:rPr>
              <w:t>(mΩ</w:t>
            </w:r>
            <w:r w:rsidRPr="0083086F">
              <w:rPr>
                <w:rFonts w:eastAsiaTheme="minorEastAsia" w:cs="Arial"/>
                <w:b w:val="0"/>
                <w:szCs w:val="21"/>
                <w:vertAlign w:val="superscript"/>
              </w:rPr>
              <w:t>-1</w:t>
            </w:r>
            <w:r w:rsidRPr="0083086F">
              <w:rPr>
                <w:rFonts w:eastAsiaTheme="minorEastAsia" w:cs="Arial"/>
                <w:b w:val="0"/>
                <w:szCs w:val="21"/>
              </w:rPr>
              <w:t>)</w:t>
            </w:r>
          </w:p>
        </w:tc>
        <w:tc>
          <w:tcPr>
            <w:tcW w:w="850" w:type="pct"/>
            <w:tcBorders>
              <w:bottom w:val="single" w:sz="4" w:space="0" w:color="auto"/>
            </w:tcBorders>
          </w:tcPr>
          <w:p w14:paraId="0183AE14" w14:textId="77777777" w:rsidR="0064544D" w:rsidRPr="0083086F" w:rsidRDefault="0064544D" w:rsidP="002F7A43">
            <w:pPr>
              <w:pStyle w:val="2"/>
              <w:spacing w:before="0" w:after="0"/>
              <w:rPr>
                <w:rFonts w:cs="Arial"/>
                <w:b w:val="0"/>
                <w:szCs w:val="21"/>
              </w:rPr>
            </w:pPr>
            <w:r w:rsidRPr="0083086F">
              <w:rPr>
                <w:rFonts w:eastAsiaTheme="minorEastAsia" w:cs="Arial"/>
                <w:b w:val="0"/>
                <w:i/>
                <w:szCs w:val="21"/>
              </w:rPr>
              <w:t>f</w:t>
            </w:r>
            <w:r w:rsidRPr="0083086F">
              <w:rPr>
                <w:rFonts w:eastAsiaTheme="minorEastAsia" w:cs="Arial"/>
                <w:b w:val="0"/>
                <w:i/>
                <w:szCs w:val="21"/>
                <w:vertAlign w:val="subscript"/>
              </w:rPr>
              <w:t>0</w:t>
            </w:r>
            <w:r w:rsidRPr="0083086F">
              <w:rPr>
                <w:rFonts w:eastAsiaTheme="minorEastAsia" w:cs="Arial"/>
                <w:b w:val="0"/>
                <w:szCs w:val="21"/>
              </w:rPr>
              <w:t>(GHz)</w:t>
            </w:r>
          </w:p>
        </w:tc>
        <w:tc>
          <w:tcPr>
            <w:tcW w:w="767" w:type="pct"/>
            <w:tcBorders>
              <w:bottom w:val="single" w:sz="4" w:space="0" w:color="auto"/>
            </w:tcBorders>
          </w:tcPr>
          <w:p w14:paraId="33B9DB2E" w14:textId="77777777" w:rsidR="0064544D" w:rsidRPr="0083086F" w:rsidRDefault="0064544D" w:rsidP="002F7A43">
            <w:pPr>
              <w:pStyle w:val="2"/>
              <w:spacing w:before="0" w:after="0"/>
              <w:rPr>
                <w:rFonts w:cs="Arial"/>
                <w:b w:val="0"/>
                <w:szCs w:val="21"/>
              </w:rPr>
            </w:pPr>
            <w:r w:rsidRPr="0083086F">
              <w:rPr>
                <w:rFonts w:eastAsiaTheme="minorEastAsia" w:cs="Arial"/>
                <w:b w:val="0"/>
                <w:i/>
                <w:szCs w:val="21"/>
              </w:rPr>
              <w:t>f</w:t>
            </w:r>
            <w:r w:rsidRPr="0083086F">
              <w:rPr>
                <w:rFonts w:eastAsiaTheme="minorEastAsia" w:cs="Arial"/>
                <w:b w:val="0"/>
                <w:szCs w:val="21"/>
              </w:rPr>
              <w:t xml:space="preserve"> (GHz)</w:t>
            </w:r>
          </w:p>
        </w:tc>
        <w:tc>
          <w:tcPr>
            <w:tcW w:w="887" w:type="pct"/>
            <w:tcBorders>
              <w:bottom w:val="single" w:sz="4" w:space="0" w:color="auto"/>
            </w:tcBorders>
          </w:tcPr>
          <w:p w14:paraId="7C1A4A1A" w14:textId="77777777" w:rsidR="0064544D" w:rsidRPr="0083086F" w:rsidRDefault="0064544D" w:rsidP="002F7A43">
            <w:pPr>
              <w:pStyle w:val="2"/>
              <w:spacing w:before="0" w:after="0"/>
              <w:rPr>
                <w:rFonts w:cs="Arial"/>
                <w:b w:val="0"/>
                <w:szCs w:val="21"/>
              </w:rPr>
            </w:pPr>
            <w:r w:rsidRPr="0083086F">
              <w:rPr>
                <w:rFonts w:eastAsiaTheme="minorEastAsia" w:cs="Arial"/>
                <w:b w:val="0"/>
                <w:i/>
                <w:szCs w:val="21"/>
              </w:rPr>
              <w:t>R</w:t>
            </w:r>
            <w:r w:rsidRPr="0083086F">
              <w:rPr>
                <w:rFonts w:eastAsiaTheme="minorEastAsia" w:cs="Arial"/>
                <w:b w:val="0"/>
                <w:i/>
                <w:szCs w:val="21"/>
                <w:vertAlign w:val="subscript"/>
              </w:rPr>
              <w:t>s0</w:t>
            </w:r>
            <w:r w:rsidRPr="0083086F">
              <w:rPr>
                <w:rFonts w:eastAsiaTheme="minorEastAsia" w:cs="Arial"/>
                <w:b w:val="0"/>
                <w:szCs w:val="21"/>
              </w:rPr>
              <w:t>(m</w:t>
            </w:r>
            <w:r w:rsidRPr="0083086F">
              <w:rPr>
                <w:rFonts w:eastAsia="等线" w:cs="Arial"/>
                <w:b w:val="0"/>
                <w:szCs w:val="21"/>
              </w:rPr>
              <w:t>Ω</w:t>
            </w:r>
            <w:r w:rsidRPr="0083086F">
              <w:rPr>
                <w:rFonts w:eastAsiaTheme="minorEastAsia" w:cs="Arial"/>
                <w:b w:val="0"/>
                <w:szCs w:val="21"/>
              </w:rPr>
              <w:t>)</w:t>
            </w:r>
          </w:p>
        </w:tc>
      </w:tr>
      <w:tr w:rsidR="0064544D" w:rsidRPr="00D04AFA" w14:paraId="24352694" w14:textId="77777777" w:rsidTr="002F7A43">
        <w:tc>
          <w:tcPr>
            <w:tcW w:w="717" w:type="pct"/>
            <w:tcBorders>
              <w:top w:val="single" w:sz="4" w:space="0" w:color="auto"/>
              <w:bottom w:val="single" w:sz="4" w:space="0" w:color="auto"/>
            </w:tcBorders>
          </w:tcPr>
          <w:p w14:paraId="0001BECD" w14:textId="77777777" w:rsidR="0064544D" w:rsidRPr="0083086F" w:rsidRDefault="0064544D" w:rsidP="002F7A43">
            <w:pPr>
              <w:pStyle w:val="2"/>
              <w:spacing w:before="0" w:after="0"/>
              <w:rPr>
                <w:rFonts w:cs="Arial"/>
                <w:b w:val="0"/>
                <w:szCs w:val="21"/>
              </w:rPr>
            </w:pPr>
            <w:r w:rsidRPr="0083086F">
              <w:rPr>
                <w:rFonts w:eastAsiaTheme="minorEastAsia" w:cs="Arial"/>
                <w:b w:val="0"/>
                <w:szCs w:val="21"/>
              </w:rPr>
              <w:t>87524</w:t>
            </w:r>
          </w:p>
        </w:tc>
        <w:tc>
          <w:tcPr>
            <w:tcW w:w="1062" w:type="pct"/>
            <w:tcBorders>
              <w:top w:val="single" w:sz="4" w:space="0" w:color="auto"/>
              <w:bottom w:val="single" w:sz="4" w:space="0" w:color="auto"/>
            </w:tcBorders>
          </w:tcPr>
          <w:p w14:paraId="5E016C2D" w14:textId="77777777" w:rsidR="0064544D" w:rsidRPr="0083086F" w:rsidRDefault="0064544D" w:rsidP="002F7A43">
            <w:pPr>
              <w:pStyle w:val="2"/>
              <w:spacing w:before="0" w:after="0"/>
              <w:rPr>
                <w:rFonts w:cs="Arial"/>
                <w:b w:val="0"/>
                <w:szCs w:val="21"/>
              </w:rPr>
            </w:pPr>
            <w:r w:rsidRPr="0083086F">
              <w:rPr>
                <w:rFonts w:eastAsiaTheme="minorEastAsia" w:cs="Arial"/>
                <w:b w:val="0"/>
                <w:szCs w:val="21"/>
              </w:rPr>
              <w:t>8.294*10</w:t>
            </w:r>
            <w:r w:rsidRPr="0083086F">
              <w:rPr>
                <w:rFonts w:eastAsiaTheme="minorEastAsia" w:cs="Arial"/>
                <w:b w:val="0"/>
                <w:szCs w:val="21"/>
                <w:vertAlign w:val="superscript"/>
              </w:rPr>
              <w:t>-6</w:t>
            </w:r>
          </w:p>
        </w:tc>
        <w:tc>
          <w:tcPr>
            <w:tcW w:w="717" w:type="pct"/>
            <w:tcBorders>
              <w:top w:val="single" w:sz="4" w:space="0" w:color="auto"/>
              <w:bottom w:val="single" w:sz="4" w:space="0" w:color="auto"/>
            </w:tcBorders>
          </w:tcPr>
          <w:p w14:paraId="779FF2E8" w14:textId="77777777" w:rsidR="0064544D" w:rsidRPr="0083086F" w:rsidRDefault="0064544D" w:rsidP="002F7A43">
            <w:pPr>
              <w:pStyle w:val="2"/>
              <w:spacing w:before="0" w:after="0"/>
              <w:rPr>
                <w:rFonts w:cs="Arial"/>
                <w:b w:val="0"/>
                <w:szCs w:val="21"/>
              </w:rPr>
            </w:pPr>
            <w:r w:rsidRPr="0083086F">
              <w:rPr>
                <w:rFonts w:eastAsiaTheme="minorEastAsia" w:cs="Arial"/>
                <w:b w:val="0"/>
                <w:szCs w:val="21"/>
              </w:rPr>
              <w:t>9.767*10</w:t>
            </w:r>
            <w:r w:rsidRPr="0083086F">
              <w:rPr>
                <w:rFonts w:eastAsiaTheme="minorEastAsia" w:cs="Arial"/>
                <w:b w:val="0"/>
                <w:szCs w:val="21"/>
                <w:vertAlign w:val="superscript"/>
              </w:rPr>
              <w:t>-4</w:t>
            </w:r>
          </w:p>
        </w:tc>
        <w:tc>
          <w:tcPr>
            <w:tcW w:w="850" w:type="pct"/>
            <w:tcBorders>
              <w:top w:val="single" w:sz="4" w:space="0" w:color="auto"/>
              <w:bottom w:val="single" w:sz="4" w:space="0" w:color="auto"/>
            </w:tcBorders>
          </w:tcPr>
          <w:p w14:paraId="4E369FF2" w14:textId="77777777" w:rsidR="0064544D" w:rsidRPr="0083086F" w:rsidRDefault="0064544D" w:rsidP="002F7A43">
            <w:pPr>
              <w:pStyle w:val="2"/>
              <w:spacing w:before="0" w:after="0"/>
              <w:rPr>
                <w:rFonts w:cs="Arial"/>
                <w:b w:val="0"/>
                <w:szCs w:val="21"/>
              </w:rPr>
            </w:pPr>
            <w:r w:rsidRPr="0083086F">
              <w:rPr>
                <w:rFonts w:eastAsiaTheme="minorEastAsia" w:cs="Arial"/>
                <w:b w:val="0"/>
                <w:szCs w:val="21"/>
              </w:rPr>
              <w:t>10</w:t>
            </w:r>
          </w:p>
        </w:tc>
        <w:tc>
          <w:tcPr>
            <w:tcW w:w="767" w:type="pct"/>
            <w:tcBorders>
              <w:top w:val="single" w:sz="4" w:space="0" w:color="auto"/>
              <w:bottom w:val="single" w:sz="4" w:space="0" w:color="auto"/>
            </w:tcBorders>
          </w:tcPr>
          <w:p w14:paraId="20A2F5E3" w14:textId="77777777" w:rsidR="0064544D" w:rsidRPr="0083086F" w:rsidRDefault="0064544D" w:rsidP="002F7A43">
            <w:pPr>
              <w:pStyle w:val="2"/>
              <w:spacing w:before="0" w:after="0"/>
              <w:rPr>
                <w:rFonts w:cs="Arial"/>
                <w:b w:val="0"/>
                <w:szCs w:val="21"/>
              </w:rPr>
            </w:pPr>
            <w:r w:rsidRPr="0083086F">
              <w:rPr>
                <w:rFonts w:eastAsiaTheme="minorEastAsia" w:cs="Arial"/>
                <w:b w:val="0"/>
                <w:szCs w:val="21"/>
              </w:rPr>
              <w:t>31.056</w:t>
            </w:r>
          </w:p>
        </w:tc>
        <w:tc>
          <w:tcPr>
            <w:tcW w:w="887" w:type="pct"/>
            <w:tcBorders>
              <w:top w:val="single" w:sz="4" w:space="0" w:color="auto"/>
              <w:bottom w:val="single" w:sz="4" w:space="0" w:color="auto"/>
            </w:tcBorders>
          </w:tcPr>
          <w:p w14:paraId="26BFB951" w14:textId="77777777" w:rsidR="0064544D" w:rsidRPr="0083086F" w:rsidRDefault="0064544D" w:rsidP="002F7A43">
            <w:pPr>
              <w:pStyle w:val="2"/>
              <w:spacing w:before="0" w:after="0"/>
              <w:rPr>
                <w:rFonts w:cs="Arial"/>
                <w:b w:val="0"/>
                <w:szCs w:val="21"/>
              </w:rPr>
            </w:pPr>
            <w:r w:rsidRPr="0083086F">
              <w:rPr>
                <w:rFonts w:eastAsiaTheme="minorEastAsia" w:cs="Arial"/>
                <w:b w:val="0"/>
                <w:szCs w:val="21"/>
              </w:rPr>
              <w:t>0.323</w:t>
            </w:r>
          </w:p>
        </w:tc>
      </w:tr>
    </w:tbl>
    <w:p w14:paraId="2615C08D" w14:textId="77777777" w:rsidR="0064544D" w:rsidRDefault="0064544D" w:rsidP="00692D6B">
      <w:pPr>
        <w:ind w:firstLineChars="0" w:firstLine="0"/>
        <w:rPr>
          <w:rFonts w:eastAsiaTheme="minorEastAsia"/>
        </w:rPr>
        <w:sectPr w:rsidR="0064544D" w:rsidSect="00954704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14:paraId="2B88B153" w14:textId="77777777" w:rsidR="009F3E99" w:rsidRDefault="009F3E99" w:rsidP="009F3E99">
      <w:pPr>
        <w:autoSpaceDE/>
        <w:autoSpaceDN/>
        <w:spacing w:before="0"/>
        <w:ind w:firstLineChars="0" w:firstLine="0"/>
        <w:jc w:val="center"/>
        <w:rPr>
          <w:rFonts w:eastAsiaTheme="minor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 wp14:anchorId="62AF8F5C" wp14:editId="041BA327">
            <wp:extent cx="2957195" cy="12477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M(20190618).tif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774C" w14:textId="77777777" w:rsidR="009F3E99" w:rsidRDefault="009F3E99" w:rsidP="009F3E99">
      <w:pPr>
        <w:ind w:firstLineChars="0" w:firstLine="0"/>
        <w:jc w:val="left"/>
        <w:rPr>
          <w:rFonts w:eastAsiaTheme="minorEastAsia"/>
        </w:rPr>
      </w:pPr>
      <w:r w:rsidRPr="001126B0">
        <w:rPr>
          <w:rFonts w:eastAsiaTheme="minorEastAsia" w:hint="eastAsia"/>
          <w:b/>
        </w:rPr>
        <w:lastRenderedPageBreak/>
        <w:t>F</w:t>
      </w:r>
      <w:r>
        <w:rPr>
          <w:rFonts w:eastAsiaTheme="minorEastAsia"/>
          <w:b/>
        </w:rPr>
        <w:t>igure 9</w:t>
      </w:r>
      <w:r w:rsidRPr="001126B0">
        <w:rPr>
          <w:rFonts w:eastAsiaTheme="minorEastAsia"/>
          <w:b/>
        </w:rPr>
        <w:t xml:space="preserve">. </w:t>
      </w:r>
      <w:r w:rsidRPr="001F3602">
        <w:rPr>
          <w:rFonts w:eastAsiaTheme="minorEastAsia"/>
        </w:rPr>
        <w:t xml:space="preserve">The SEM images of double sides of the YBCO </w:t>
      </w:r>
      <w:r>
        <w:rPr>
          <w:rFonts w:eastAsiaTheme="minorEastAsia"/>
        </w:rPr>
        <w:t>thin films on LAO substrates</w:t>
      </w:r>
      <w:r>
        <w:rPr>
          <w:rFonts w:eastAsiaTheme="minorEastAsia"/>
          <w:noProof/>
        </w:rPr>
        <w:lastRenderedPageBreak/>
        <w:drawing>
          <wp:inline distT="0" distB="0" distL="0" distR="0" wp14:anchorId="334EC3C5" wp14:editId="6FB923AC">
            <wp:extent cx="2957195" cy="16821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-4.tif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76"/>
                    <a:stretch/>
                  </pic:blipFill>
                  <pic:spPr bwMode="auto">
                    <a:xfrm>
                      <a:off x="0" y="0"/>
                      <a:ext cx="2957195" cy="1682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876A6" w14:textId="77777777" w:rsidR="009F3E99" w:rsidRPr="009F3E99" w:rsidRDefault="009F3E99" w:rsidP="009F3E99">
      <w:pPr>
        <w:ind w:firstLineChars="0" w:firstLine="0"/>
        <w:rPr>
          <w:rFonts w:eastAsiaTheme="minorEastAsia"/>
        </w:rPr>
      </w:pPr>
      <w:r w:rsidRPr="00D87FE4">
        <w:rPr>
          <w:rFonts w:eastAsiaTheme="minorEastAsia" w:hint="eastAsia"/>
          <w:b/>
        </w:rPr>
        <w:t>F</w:t>
      </w:r>
      <w:r w:rsidRPr="00D87FE4">
        <w:rPr>
          <w:rFonts w:eastAsiaTheme="minorEastAsia"/>
          <w:b/>
        </w:rPr>
        <w:t>igure 10</w:t>
      </w:r>
      <w:r>
        <w:rPr>
          <w:rFonts w:eastAsiaTheme="minorEastAsia"/>
          <w:b/>
        </w:rPr>
        <w:t>.</w:t>
      </w:r>
      <w:r>
        <w:rPr>
          <w:rFonts w:eastAsiaTheme="minorEastAsia"/>
        </w:rPr>
        <w:t xml:space="preserve"> The SEM image of </w:t>
      </w:r>
      <w:proofErr w:type="spellStart"/>
      <w:r>
        <w:rPr>
          <w:rFonts w:eastAsiaTheme="minorEastAsia"/>
        </w:rPr>
        <w:t>GdYBCO</w:t>
      </w:r>
      <w:proofErr w:type="spellEnd"/>
      <w:r>
        <w:rPr>
          <w:rFonts w:eastAsiaTheme="minorEastAsia"/>
        </w:rPr>
        <w:t xml:space="preserve"> thin films on LaMnO</w:t>
      </w:r>
      <w:r w:rsidRPr="00D87EFD">
        <w:rPr>
          <w:rFonts w:eastAsiaTheme="minorEastAsia"/>
          <w:vertAlign w:val="subscript"/>
        </w:rPr>
        <w:t>3</w:t>
      </w:r>
      <w:r>
        <w:rPr>
          <w:rFonts w:eastAsiaTheme="minorEastAsia"/>
        </w:rPr>
        <w:t>/Mg</w:t>
      </w:r>
      <w:r>
        <w:rPr>
          <w:rFonts w:eastAsiaTheme="minorEastAsia" w:hint="eastAsia"/>
        </w:rPr>
        <w:t>O</w:t>
      </w:r>
      <w:r>
        <w:rPr>
          <w:rFonts w:eastAsiaTheme="minorEastAsia"/>
        </w:rPr>
        <w:t>/Y</w:t>
      </w:r>
      <w:r w:rsidRPr="00D87EFD">
        <w:rPr>
          <w:rFonts w:eastAsiaTheme="minorEastAsia"/>
          <w:vertAlign w:val="subscript"/>
        </w:rPr>
        <w:t>2</w:t>
      </w:r>
      <w:r>
        <w:rPr>
          <w:rFonts w:eastAsiaTheme="minorEastAsia" w:hint="eastAsia"/>
        </w:rPr>
        <w:t>O</w:t>
      </w:r>
      <w:r w:rsidRPr="00D87EFD">
        <w:rPr>
          <w:rFonts w:eastAsiaTheme="minorEastAsia"/>
          <w:vertAlign w:val="subscript"/>
        </w:rPr>
        <w:t>3</w:t>
      </w:r>
      <w:r>
        <w:rPr>
          <w:rFonts w:eastAsiaTheme="minorEastAsia"/>
        </w:rPr>
        <w:t>/Al</w:t>
      </w:r>
      <w:r w:rsidRPr="008C6F05">
        <w:rPr>
          <w:rFonts w:eastAsiaTheme="minorEastAsia"/>
          <w:vertAlign w:val="subscript"/>
        </w:rPr>
        <w:t>2</w:t>
      </w:r>
      <w:r>
        <w:rPr>
          <w:rFonts w:eastAsiaTheme="minorEastAsia"/>
        </w:rPr>
        <w:t>O</w:t>
      </w:r>
      <w:r w:rsidRPr="008C6F05">
        <w:rPr>
          <w:rFonts w:eastAsiaTheme="minorEastAsia"/>
          <w:vertAlign w:val="subscript"/>
        </w:rPr>
        <w:t>3</w:t>
      </w:r>
      <w:r>
        <w:rPr>
          <w:rFonts w:eastAsiaTheme="minorEastAsia"/>
        </w:rPr>
        <w:t xml:space="preserve"> buffer layer</w:t>
      </w:r>
    </w:p>
    <w:p w14:paraId="436CA88E" w14:textId="77777777" w:rsidR="000A7C35" w:rsidRDefault="000A7C35" w:rsidP="00A03737">
      <w:pPr>
        <w:pStyle w:val="2"/>
      </w:pPr>
      <w:r w:rsidRPr="00CE33A5">
        <w:t>4.Conclusion</w:t>
      </w:r>
    </w:p>
    <w:p w14:paraId="3A8B18CB" w14:textId="77777777" w:rsidR="008D1276" w:rsidRPr="008D1276" w:rsidRDefault="008D1276" w:rsidP="008D1276">
      <w:pPr>
        <w:ind w:firstLine="360"/>
        <w:rPr>
          <w:rFonts w:eastAsiaTheme="minorEastAsia"/>
        </w:rPr>
      </w:pPr>
      <w:r w:rsidRPr="008D1276">
        <w:rPr>
          <w:rFonts w:eastAsiaTheme="minorEastAsia"/>
        </w:rPr>
        <w:t xml:space="preserve">In this paper, we presented a double-sided deposition device that used for the efficient production of MOCVD-derived double-sided 2-in YBCO thin films. Results indicated that the average preparation rate of 2-in double-sided 500 nm thick YBCO thin films was as fast as 23 minutes per piece. Meanwhile, the double-sided YBCO thin films maintained good consistency both in-plane and double-sided. And the </w:t>
      </w:r>
      <w:r w:rsidR="00A44047" w:rsidRPr="00A44047">
        <w:rPr>
          <w:rStyle w:val="af3"/>
        </w:rPr>
        <w:t>J</w:t>
      </w:r>
      <w:r w:rsidR="00A44047" w:rsidRPr="00A44047">
        <w:rPr>
          <w:rStyle w:val="af3"/>
          <w:vertAlign w:val="subscript"/>
        </w:rPr>
        <w:t>c</w:t>
      </w:r>
      <w:r w:rsidRPr="008D1276">
        <w:rPr>
          <w:rFonts w:eastAsiaTheme="minorEastAsia"/>
        </w:rPr>
        <w:t xml:space="preserve"> </w:t>
      </w:r>
      <w:r w:rsidR="00A44047">
        <w:rPr>
          <w:rFonts w:eastAsiaTheme="minorEastAsia"/>
        </w:rPr>
        <w:t xml:space="preserve">of </w:t>
      </w:r>
      <w:r w:rsidRPr="008D1276">
        <w:rPr>
          <w:rFonts w:eastAsiaTheme="minorEastAsia"/>
        </w:rPr>
        <w:t>YBCO thin films with good biaxial texture is 2.2-2.4 MA cm</w:t>
      </w:r>
      <w:r w:rsidRPr="00A44047">
        <w:rPr>
          <w:rFonts w:eastAsiaTheme="minorEastAsia"/>
          <w:vertAlign w:val="superscript"/>
        </w:rPr>
        <w:t>-2</w:t>
      </w:r>
      <w:r w:rsidRPr="008D1276">
        <w:rPr>
          <w:rFonts w:eastAsiaTheme="minorEastAsia"/>
        </w:rPr>
        <w:t xml:space="preserve">(77K, 0T). Moreover, the </w:t>
      </w:r>
      <w:r w:rsidR="00A44047" w:rsidRPr="00A44047">
        <w:rPr>
          <w:rStyle w:val="af3"/>
        </w:rPr>
        <w:t>R</w:t>
      </w:r>
      <w:r w:rsidR="00A44047" w:rsidRPr="00A44047">
        <w:rPr>
          <w:rStyle w:val="af3"/>
          <w:vertAlign w:val="subscript"/>
        </w:rPr>
        <w:t>s</w:t>
      </w:r>
      <w:r w:rsidRPr="008D1276">
        <w:rPr>
          <w:rFonts w:eastAsiaTheme="minorEastAsia"/>
        </w:rPr>
        <w:t xml:space="preserve"> was as low as 0.323mΩ</w:t>
      </w:r>
      <w:r w:rsidR="00A44047">
        <w:rPr>
          <w:rFonts w:eastAsiaTheme="minorEastAsia"/>
        </w:rPr>
        <w:t xml:space="preserve"> </w:t>
      </w:r>
      <w:r w:rsidRPr="008D1276">
        <w:rPr>
          <w:rFonts w:eastAsiaTheme="minorEastAsia"/>
        </w:rPr>
        <w:t>(77K,</w:t>
      </w:r>
      <w:r w:rsidR="00A44047">
        <w:rPr>
          <w:rFonts w:eastAsiaTheme="minorEastAsia"/>
        </w:rPr>
        <w:t xml:space="preserve"> </w:t>
      </w:r>
      <w:r w:rsidRPr="008D1276">
        <w:rPr>
          <w:rFonts w:eastAsiaTheme="minorEastAsia"/>
        </w:rPr>
        <w:t>10GHz)</w:t>
      </w:r>
      <w:r w:rsidR="00A44047">
        <w:rPr>
          <w:rFonts w:eastAsiaTheme="minorEastAsia"/>
        </w:rPr>
        <w:t>..I</w:t>
      </w:r>
      <w:r w:rsidRPr="008D1276">
        <w:rPr>
          <w:rFonts w:eastAsiaTheme="minorEastAsia"/>
        </w:rPr>
        <w:t xml:space="preserve">t illuminated that </w:t>
      </w:r>
      <w:r w:rsidR="00A44047">
        <w:rPr>
          <w:rFonts w:eastAsiaTheme="minorEastAsia"/>
        </w:rPr>
        <w:t xml:space="preserve">the prepared double-sided YBCO thin films have </w:t>
      </w:r>
      <w:r w:rsidR="00A44047" w:rsidRPr="008D1276">
        <w:rPr>
          <w:rFonts w:eastAsiaTheme="minorEastAsia"/>
        </w:rPr>
        <w:t>met the demand of microwave devices (</w:t>
      </w:r>
      <w:r w:rsidR="00A44047" w:rsidRPr="00A44047">
        <w:rPr>
          <w:rStyle w:val="af3"/>
        </w:rPr>
        <w:t>J</w:t>
      </w:r>
      <w:r w:rsidR="00A44047" w:rsidRPr="00A44047">
        <w:rPr>
          <w:rStyle w:val="af3"/>
          <w:vertAlign w:val="subscript"/>
        </w:rPr>
        <w:t>c</w:t>
      </w:r>
      <w:r w:rsidR="00A44047" w:rsidRPr="008D1276">
        <w:rPr>
          <w:rFonts w:eastAsiaTheme="minorEastAsia" w:hint="eastAsia"/>
        </w:rPr>
        <w:t>≥</w:t>
      </w:r>
      <w:r w:rsidR="00A44047" w:rsidRPr="008D1276">
        <w:rPr>
          <w:rFonts w:eastAsiaTheme="minorEastAsia"/>
        </w:rPr>
        <w:t>2.0 MA·cm</w:t>
      </w:r>
      <w:r w:rsidR="00A44047" w:rsidRPr="00A44047">
        <w:rPr>
          <w:rFonts w:eastAsiaTheme="minorEastAsia"/>
          <w:vertAlign w:val="superscript"/>
        </w:rPr>
        <w:t>-2</w:t>
      </w:r>
      <w:r w:rsidR="004937D6">
        <w:rPr>
          <w:rFonts w:eastAsiaTheme="minorEastAsia"/>
          <w:vertAlign w:val="superscript"/>
        </w:rPr>
        <w:t xml:space="preserve"> </w:t>
      </w:r>
      <w:r w:rsidR="00A44047" w:rsidRPr="008D1276">
        <w:rPr>
          <w:rFonts w:eastAsiaTheme="minorEastAsia"/>
        </w:rPr>
        <w:t xml:space="preserve">(77k, 0T), </w:t>
      </w:r>
      <w:r w:rsidR="00A44047" w:rsidRPr="00A44047">
        <w:rPr>
          <w:rStyle w:val="af3"/>
        </w:rPr>
        <w:t>R</w:t>
      </w:r>
      <w:r w:rsidR="00A44047" w:rsidRPr="00A44047">
        <w:rPr>
          <w:rStyle w:val="af3"/>
          <w:vertAlign w:val="subscript"/>
        </w:rPr>
        <w:t>s</w:t>
      </w:r>
      <w:r w:rsidR="00A44047" w:rsidRPr="008D1276">
        <w:rPr>
          <w:rFonts w:eastAsiaTheme="minorEastAsia" w:hint="eastAsia"/>
        </w:rPr>
        <w:t>≤</w:t>
      </w:r>
      <w:r w:rsidR="004937D6">
        <w:rPr>
          <w:rFonts w:eastAsiaTheme="minorEastAsia"/>
        </w:rPr>
        <w:t xml:space="preserve">0.5 </w:t>
      </w:r>
      <w:r w:rsidR="00A44047" w:rsidRPr="008D1276">
        <w:rPr>
          <w:rFonts w:eastAsiaTheme="minorEastAsia"/>
        </w:rPr>
        <w:t>mΩ (77K,10GHz))</w:t>
      </w:r>
      <w:r w:rsidR="00A44047">
        <w:rPr>
          <w:rFonts w:eastAsiaTheme="minorEastAsia"/>
        </w:rPr>
        <w:t xml:space="preserve"> and our design to produce</w:t>
      </w:r>
      <w:r w:rsidRPr="008D1276">
        <w:rPr>
          <w:rFonts w:eastAsiaTheme="minorEastAsia"/>
        </w:rPr>
        <w:t xml:space="preserve"> double-sided YBCO thin films efficiently was feasible</w:t>
      </w:r>
      <w:r w:rsidR="00A44047">
        <w:rPr>
          <w:rFonts w:eastAsiaTheme="minorEastAsia"/>
        </w:rPr>
        <w:t>.</w:t>
      </w:r>
    </w:p>
    <w:p w14:paraId="0542E8FC" w14:textId="77777777" w:rsidR="00583AE5" w:rsidRDefault="0022131E" w:rsidP="0022131E">
      <w:pPr>
        <w:pStyle w:val="2"/>
      </w:pPr>
      <w:r>
        <w:t>Acknowledgment</w:t>
      </w:r>
    </w:p>
    <w:p w14:paraId="72F0B8BA" w14:textId="77777777" w:rsidR="00BD3746" w:rsidRPr="00BD3746" w:rsidRDefault="00BD3746" w:rsidP="00BD3746">
      <w:pPr>
        <w:ind w:firstLine="360"/>
        <w:rPr>
          <w:rFonts w:eastAsiaTheme="minorEastAsia"/>
        </w:rPr>
      </w:pPr>
      <w:r>
        <w:rPr>
          <w:rFonts w:eastAsiaTheme="minorEastAsia" w:hint="eastAsia"/>
        </w:rPr>
        <w:t>W</w:t>
      </w:r>
      <w:r>
        <w:rPr>
          <w:rFonts w:eastAsiaTheme="minorEastAsia"/>
        </w:rPr>
        <w:t>e gratefully acknowledge the support of the National Natural Science Foundation of China (No.51872040).</w:t>
      </w:r>
    </w:p>
    <w:p w14:paraId="17EBA5B8" w14:textId="77777777" w:rsidR="00583AE5" w:rsidRPr="00583AE5" w:rsidRDefault="00D103EC" w:rsidP="009F757A">
      <w:pPr>
        <w:pStyle w:val="2"/>
      </w:pPr>
      <w:r w:rsidRPr="00583AE5">
        <w:t>Reference</w:t>
      </w:r>
    </w:p>
    <w:p w14:paraId="464137EB" w14:textId="77777777" w:rsidR="00120DC5" w:rsidRPr="00120DC5" w:rsidRDefault="00583AE5" w:rsidP="006A45FF">
      <w:pPr>
        <w:pStyle w:val="EndNoteBibliography"/>
        <w:spacing w:after="0"/>
        <w:ind w:left="400" w:hangingChars="200" w:hanging="400"/>
        <w:jc w:val="both"/>
      </w:pPr>
      <w:r w:rsidRPr="00C53AB3">
        <w:fldChar w:fldCharType="begin"/>
      </w:r>
      <w:r w:rsidRPr="00C53AB3">
        <w:instrText xml:space="preserve"> ADDIN EN.REFLIST </w:instrText>
      </w:r>
      <w:r w:rsidRPr="00C53AB3">
        <w:fldChar w:fldCharType="separate"/>
      </w:r>
      <w:r w:rsidR="00C53AB3">
        <w:t>[1]</w:t>
      </w:r>
      <w:r w:rsidR="00C53AB3">
        <w:tab/>
      </w:r>
      <w:r w:rsidR="00120DC5" w:rsidRPr="00120DC5">
        <w:t>S.I. Bondarenko, V.P. Koverya, A.V. Krevsun, S.I. Link, High-temperature superconductors of the family (RE)Ba2Cu3O7-δ and their ap</w:t>
      </w:r>
      <w:r w:rsidR="00C53AB3">
        <w:t>plication (Review Article), in:</w:t>
      </w:r>
      <w:r w:rsidR="00120DC5" w:rsidRPr="00120DC5">
        <w:t xml:space="preserve"> Low Temperature Physics, 2017, pp. 1125-1151, doi:10.1063/1.5008405.</w:t>
      </w:r>
    </w:p>
    <w:p w14:paraId="4F0B156D" w14:textId="77777777" w:rsidR="00120DC5" w:rsidRPr="00120DC5" w:rsidRDefault="00120DC5" w:rsidP="00C53AB3">
      <w:pPr>
        <w:pStyle w:val="EndNoteBibliography"/>
        <w:spacing w:after="0"/>
        <w:ind w:left="400" w:hangingChars="200" w:hanging="400"/>
      </w:pPr>
      <w:r w:rsidRPr="00120DC5">
        <w:t>[2]</w:t>
      </w:r>
      <w:r w:rsidR="00C53AB3">
        <w:tab/>
      </w:r>
      <w:r w:rsidRPr="00120DC5">
        <w:t xml:space="preserve">L. Guo-Chun, Z. Dawei, S. Chien-Fu, M.E. Johansson, R.S. Withers, D.E. Oates, A.C. Anderson, P. Polakos, P. Mankiewich, E.d. Obaldia, R.E. Miller, High-power HTS microstrip filters for wireless communication, IEEE </w:t>
      </w:r>
      <w:r w:rsidRPr="00120DC5">
        <w:lastRenderedPageBreak/>
        <w:t>Transactions on Microwave Theory and Techniques, 43 (1995) 3020-3029, doi:10.1109/22.475668.</w:t>
      </w:r>
    </w:p>
    <w:p w14:paraId="7741D561" w14:textId="77777777"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[3]</w:t>
      </w:r>
      <w:r>
        <w:tab/>
      </w:r>
      <w:r w:rsidR="00120DC5" w:rsidRPr="00120DC5">
        <w:t>A. Fathy, D. Kalokitis, V. Pendrick, E. Balohoubek, A. Pique, M. Mathur, Superconducting narrow band pass filters for advanced multiple</w:t>
      </w:r>
      <w:r w:rsidR="00120DC5">
        <w:t xml:space="preserve">xers, in: </w:t>
      </w:r>
      <w:r w:rsidR="00120DC5" w:rsidRPr="00120DC5">
        <w:t>1993 IEEE MTT-S International Microwave Symposium Digest, 1993, pp. 1277-1280 vol.1273, doi:10.1109/MWSYM.1993.277107.</w:t>
      </w:r>
    </w:p>
    <w:p w14:paraId="33A3E1D3" w14:textId="77777777"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[4]</w:t>
      </w:r>
      <w:r>
        <w:tab/>
      </w:r>
      <w:r w:rsidR="00120DC5" w:rsidRPr="00120DC5">
        <w:t>H. Jia-Sheng, M.J. Lancaster, D. Jedamzik, R.B. Greed, On the development of superconducting microstrip filters for mobile communications applications, IEEE Transactions on Microwave Theory and Techniques, 47 (1999) 1656-1663, doi:10.1109/22.788606.</w:t>
      </w:r>
    </w:p>
    <w:p w14:paraId="311B3199" w14:textId="77777777"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[5]</w:t>
      </w:r>
      <w:r>
        <w:tab/>
      </w:r>
      <w:r w:rsidR="00120DC5" w:rsidRPr="00120DC5">
        <w:t>J.X. Jin, X. Ying, Q.L. Wang, Y.S. He, C.B. Cai, Y.S. Wang, Z.M. Wang, Enabling High-Temperature Superconducting Technologies Toward Practical Applications, IEEE Transactions on Applied Superconductivity, 24 (2014) 1-12, doi:10.1109/tasc.2014.2346496.</w:t>
      </w:r>
    </w:p>
    <w:p w14:paraId="7B4A7B2B" w14:textId="77777777"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[6]</w:t>
      </w:r>
      <w:r>
        <w:tab/>
      </w:r>
      <w:r w:rsidR="00120DC5" w:rsidRPr="00120DC5">
        <w:t>J. Qiao, C.Y. Yang, High-Tc superconductors on buffered silicon: materials properties and device applications, Materials Science and Engineering: R: Reports, 14 (1995) 157-201, doi:</w:t>
      </w:r>
      <w:r w:rsidR="00120DC5" w:rsidRPr="00A52DD7">
        <w:t>10.1016/0927-796X(94)00172-3</w:t>
      </w:r>
      <w:r w:rsidR="00120DC5" w:rsidRPr="00120DC5">
        <w:t>.</w:t>
      </w:r>
    </w:p>
    <w:p w14:paraId="7364107C" w14:textId="77777777"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[7]</w:t>
      </w:r>
      <w:r>
        <w:tab/>
      </w:r>
      <w:r w:rsidR="00120DC5" w:rsidRPr="00120DC5">
        <w:t>D.E. Oates, G.F. Dionne, Magnetically tunable superconducting resonators and filters, IEEE Transactions on Applied Superconductivity, 9 (1999) 4170-4175, doi:10.1109/77.783944.</w:t>
      </w:r>
    </w:p>
    <w:p w14:paraId="60D96C97" w14:textId="77777777"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[8]</w:t>
      </w:r>
      <w:r>
        <w:tab/>
      </w:r>
      <w:r w:rsidR="00120DC5" w:rsidRPr="00120DC5">
        <w:t>S.H. Talisa, M.A. Janocko, C. Moskowitz, J. Talvacchio, J.F. Billing, R. Brown, D.C. Buck, C.K. Jones, B.R. McAvoy, G.R. Wagner, D.H. Watt, Low- and high-temperature superconducting microwave filters, IEEE Transactions on Microwave Theory and Techniques, 39 (1991) 1448-1454, doi:10.1109/22.83816.</w:t>
      </w:r>
    </w:p>
    <w:p w14:paraId="1027CD53" w14:textId="77777777" w:rsidR="00120DC5" w:rsidRPr="00120DC5" w:rsidRDefault="00C53AB3" w:rsidP="00C53AB3">
      <w:pPr>
        <w:pStyle w:val="EndNoteBibliography"/>
        <w:tabs>
          <w:tab w:val="left" w:pos="360"/>
        </w:tabs>
        <w:spacing w:after="0"/>
        <w:ind w:left="400" w:hangingChars="200" w:hanging="400"/>
      </w:pPr>
      <w:r>
        <w:t>[9]</w:t>
      </w:r>
      <w:r>
        <w:tab/>
      </w:r>
      <w:r>
        <w:tab/>
      </w:r>
      <w:r w:rsidR="00120DC5" w:rsidRPr="00120DC5">
        <w:t xml:space="preserve">M. Lorenz, H. Hochmuth, D. Matusch, M. Kusunoki, V.L. Svetchnikov, V. Riede, I. Stanca, </w:t>
      </w:r>
      <w:r w:rsidR="00120DC5" w:rsidRPr="00120DC5">
        <w:lastRenderedPageBreak/>
        <w:t>G. Kastner, D. Hesse, High-quality Y-Ba-Cu-O thin films by PLD-ready for market applications, IEEE Transactions on Applied Superconductivity, 11 (2001) 3209-3212, doi:10.1109/77.919747.</w:t>
      </w:r>
    </w:p>
    <w:p w14:paraId="61FCB547" w14:textId="77777777"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[10]</w:t>
      </w:r>
      <w:r>
        <w:tab/>
      </w:r>
      <w:r w:rsidR="00120DC5" w:rsidRPr="00120DC5">
        <w:t>Y. He, Y. Wang, Y. Hu, W. Chen, Z. Yan, Superconducting electrode capacitor based on double-sided YBCO thin film for wireless power transfer applications, Superconductor Science and Technology, 32 (2019), doi:10.1088/1361-6668/aaebd8.</w:t>
      </w:r>
    </w:p>
    <w:p w14:paraId="36C3539D" w14:textId="77777777"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[11]</w:t>
      </w:r>
      <w:r>
        <w:tab/>
      </w:r>
      <w:r w:rsidR="00120DC5" w:rsidRPr="00120DC5">
        <w:t>T. Zhang, Z. Long, L. Zhou, M. Qiao, F. Hou, M. Tian, Realization of Even Transmission Zeros for Filter Without Cross-Couplings, IEEE Transactions on Microwave Theory and Techniques, 66 (2018) 5248-5259, doi:10.1109/tmtt.2018.2871140.</w:t>
      </w:r>
    </w:p>
    <w:p w14:paraId="7E6B7A4F" w14:textId="77777777"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[12]</w:t>
      </w:r>
      <w:r>
        <w:tab/>
      </w:r>
      <w:r w:rsidR="00120DC5" w:rsidRPr="00120DC5">
        <w:t>L.-M. Wang, W.-C. Lin, M.-L. Chang, C.-Y. Shiau, C.-T. Wu, Characteristics of Ultra-Wideband Bandpass YBCO Filter With Impendence Stub, IEEE Transactions on Applied Superconductivity, 21 (2011) 551-554, doi:10.1109/tasc.2010.2091231.</w:t>
      </w:r>
    </w:p>
    <w:p w14:paraId="7C402574" w14:textId="77777777"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[13]</w:t>
      </w:r>
      <w:r>
        <w:tab/>
      </w:r>
      <w:r w:rsidR="00120DC5" w:rsidRPr="00120DC5">
        <w:t>S. Kolesov, H. Chaloupka, A. Baumfalk, T. Kaiser, Planar HTS structures for high-power applications in communication systems, Journal of Superconductivity, 10 (1997) 179-187, doi:10.1007/bf02770548.</w:t>
      </w:r>
    </w:p>
    <w:p w14:paraId="43E9BD9D" w14:textId="77777777"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[14]</w:t>
      </w:r>
      <w:r>
        <w:tab/>
      </w:r>
      <w:r w:rsidR="00120DC5" w:rsidRPr="00120DC5">
        <w:t>L. Gao, L. Sun, F. Li, Q. Zhang, Y. Wang, T. Yu, J. Guo, Y. Bian, C. Li, X. Zhang, H. Li, J. Meng, Y. He, 8-GHz Narrowband High-Temperature Superconducting Filter With High Selectivity and Flat Group Delay, IEEE Transactions on Microwave Theory and Techniques, 57 (2009) 1767-1773, doi:10.1109/TMTT.2009.2022813.</w:t>
      </w:r>
    </w:p>
    <w:p w14:paraId="791C0E38" w14:textId="77777777"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[15]</w:t>
      </w:r>
      <w:r>
        <w:tab/>
      </w:r>
      <w:r w:rsidR="00120DC5" w:rsidRPr="00120DC5">
        <w:t xml:space="preserve">G. Muller, B. Aschermann, H. Chaloupka, W. Diete, M. Getta, B. Gurzinski, M. Hein, M. Jeck, T. Kaiser, S. Kolesov, H. Piel, H. Schlick, R. Theisejans, Double-sided YBa/sub 2/Cu/sub 3/O/sub 7-/spl part// films for planar high-power filters, IEEE Transactions on Applied Superconductivity, 7 (1997) 1287-1290, </w:t>
      </w:r>
      <w:r w:rsidR="00120DC5" w:rsidRPr="00120DC5">
        <w:lastRenderedPageBreak/>
        <w:t>doi:10.1109/77.620754.</w:t>
      </w:r>
    </w:p>
    <w:p w14:paraId="445A608C" w14:textId="77777777"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[16]</w:t>
      </w:r>
      <w:r>
        <w:tab/>
      </w:r>
      <w:r w:rsidR="00120DC5" w:rsidRPr="00120DC5">
        <w:t>H. Kinder, P. Berberich, B. Utz, W. Prusseit, Double sided YBCO films on 4" substrates by thermal reactive evaporation, IEEE Transactions on Applied Superconductivity, 5 (1995) 1575-1580, doi:10.1109/77.402874.</w:t>
      </w:r>
    </w:p>
    <w:p w14:paraId="5A36AB68" w14:textId="77777777"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[17]</w:t>
      </w:r>
      <w:r>
        <w:tab/>
      </w:r>
      <w:r w:rsidR="00120DC5" w:rsidRPr="00120DC5">
        <w:t>Y. Ito, Y. Yoshida, M. Iwata, Y. Takai, I. Hirabayashi, Preparation of double-sided YBa2Cu3O7−δ film by hot-wall type MOCVD, Physica C: Superconductivity, 288 (1997) 178-184, doi:</w:t>
      </w:r>
      <w:r w:rsidR="00120DC5" w:rsidRPr="00A52DD7">
        <w:t>10.1016/S0921-4534(97)01573-6</w:t>
      </w:r>
      <w:r w:rsidR="00120DC5" w:rsidRPr="00120DC5">
        <w:t>.</w:t>
      </w:r>
    </w:p>
    <w:p w14:paraId="7E5A98BB" w14:textId="77777777"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[18]</w:t>
      </w:r>
      <w:r>
        <w:tab/>
      </w:r>
      <w:r w:rsidR="00120DC5" w:rsidRPr="00120DC5">
        <w:t>X.Z. Liu, B.W. Tao, X.W. Deng, Y. Zhang, Y.R. Li, The preparation of two inch double-sided YBCO thin films, Superconductor Science and Technology, 15 (2002) 1698-1700, doi:10.1088/0953-2048/15/12/313.</w:t>
      </w:r>
    </w:p>
    <w:p w14:paraId="74A249F9" w14:textId="77777777" w:rsidR="00120DC5" w:rsidRPr="00120DC5" w:rsidRDefault="00120DC5" w:rsidP="00C53AB3">
      <w:pPr>
        <w:pStyle w:val="EndNoteBibliography"/>
        <w:tabs>
          <w:tab w:val="left" w:pos="360"/>
        </w:tabs>
        <w:spacing w:after="0"/>
        <w:ind w:left="400" w:hangingChars="200" w:hanging="400"/>
      </w:pPr>
      <w:r w:rsidRPr="00120DC5">
        <w:t>[19] F. Ding, H. Gu, T. Li, J. Cao, X. Lv, Y. Lei, Batch production of large-area double-sided YBa2Cu3O7−δ</w:t>
      </w:r>
      <w:r w:rsidR="00A52DD7">
        <w:t xml:space="preserve"> </w:t>
      </w:r>
      <w:r w:rsidRPr="00120DC5">
        <w:t>thin films by DC magnetron sputtering, Superconductor Science and Technology, 22 (2009), doi:10.1088/0953-2048/22/5/055019.</w:t>
      </w:r>
    </w:p>
    <w:p w14:paraId="10FCC208" w14:textId="77777777" w:rsidR="00120DC5" w:rsidRPr="00120DC5" w:rsidRDefault="00120DC5" w:rsidP="00C53AB3">
      <w:pPr>
        <w:pStyle w:val="EndNoteBibliography"/>
        <w:tabs>
          <w:tab w:val="left" w:pos="360"/>
        </w:tabs>
        <w:spacing w:after="0"/>
        <w:ind w:left="400" w:hangingChars="200" w:hanging="400"/>
      </w:pPr>
      <w:r w:rsidRPr="00120DC5">
        <w:t>[20] M. Lorenz, H. Hochmuth, D. Natusch, K. Kreher, Highly reproducible large-area and double-sided pulsed laser deposition of HTSC YBCO:Ag thin films for microwave applications, Applied Physics A, 69 (1999) S905-S911, doi:10.1007/s003390051556.</w:t>
      </w:r>
    </w:p>
    <w:p w14:paraId="4BAC6806" w14:textId="77777777" w:rsidR="00120DC5" w:rsidRPr="00120DC5" w:rsidRDefault="00120DC5" w:rsidP="00C53AB3">
      <w:pPr>
        <w:pStyle w:val="EndNoteBibliography"/>
        <w:tabs>
          <w:tab w:val="left" w:pos="360"/>
        </w:tabs>
        <w:spacing w:after="0"/>
        <w:ind w:left="400" w:hangingChars="200" w:hanging="400"/>
      </w:pPr>
      <w:r w:rsidRPr="00120DC5">
        <w:t>[21] W. Prusseit, R. Semerad, K. Irgmaier, G. Sigl, Optimized double sided DyBa2Cu3O7-thin films for RF applications, Physica C: Superconductivity, 392-396 (2003) 1225-1228, doi:</w:t>
      </w:r>
      <w:r w:rsidRPr="00A52DD7">
        <w:t>10.1016/S0921-4534(03)01028-1</w:t>
      </w:r>
      <w:r w:rsidRPr="00120DC5">
        <w:t>.</w:t>
      </w:r>
    </w:p>
    <w:p w14:paraId="301F9415" w14:textId="77777777" w:rsidR="00120DC5" w:rsidRPr="00120DC5" w:rsidRDefault="00120DC5" w:rsidP="00C53AB3">
      <w:pPr>
        <w:pStyle w:val="EndNoteBibliography"/>
        <w:tabs>
          <w:tab w:val="left" w:pos="360"/>
        </w:tabs>
        <w:spacing w:after="0"/>
        <w:ind w:left="400" w:hangingChars="200" w:hanging="400"/>
      </w:pPr>
      <w:r w:rsidRPr="00120DC5">
        <w:t>[22] T. Manabe, M. Sohma, I. Yamaguchi, K. Tsukada, W. Kondo, K. Kamiya, T. Tsuchiya, S. Mizuta, T. Kumagai, Surface resistances of 5-cm-diameter YBCO films prepared by MOD for microwave applications, Physica C: Superconductivity and its Applications, 445-448 (2006) 823-827, doi:</w:t>
      </w:r>
      <w:r w:rsidRPr="00A52DD7">
        <w:t>10.1016/j.physc.2006.04.042</w:t>
      </w:r>
      <w:r w:rsidRPr="00120DC5">
        <w:t>.</w:t>
      </w:r>
    </w:p>
    <w:p w14:paraId="4680C4AB" w14:textId="77777777" w:rsidR="00120DC5" w:rsidRPr="00120DC5" w:rsidRDefault="00120DC5" w:rsidP="00C53AB3">
      <w:pPr>
        <w:pStyle w:val="EndNoteBibliography"/>
        <w:tabs>
          <w:tab w:val="left" w:pos="360"/>
        </w:tabs>
        <w:spacing w:after="0"/>
        <w:ind w:left="400" w:hangingChars="200" w:hanging="400"/>
      </w:pPr>
      <w:r w:rsidRPr="00120DC5">
        <w:lastRenderedPageBreak/>
        <w:t>[23] S.S. Wang, Z.L. Zhang, L. Wang, L.K. Gao, J. Liu, High quality uniform YBCO film growth by the metalorganic deposition using trifluoroacetates, Physica C: Superconductivity and its Applications, 534 (2017) 68-72, doi:</w:t>
      </w:r>
      <w:r w:rsidRPr="00A52DD7">
        <w:t>10.1016/j.physc.2017.02.001</w:t>
      </w:r>
      <w:r w:rsidRPr="00120DC5">
        <w:t>.</w:t>
      </w:r>
    </w:p>
    <w:p w14:paraId="5505A232" w14:textId="77777777" w:rsidR="00120DC5" w:rsidRPr="00120DC5" w:rsidRDefault="00120DC5" w:rsidP="00C53AB3">
      <w:pPr>
        <w:pStyle w:val="EndNoteBibliography"/>
        <w:tabs>
          <w:tab w:val="left" w:pos="360"/>
        </w:tabs>
        <w:spacing w:after="0"/>
        <w:ind w:left="400" w:hangingChars="200" w:hanging="400"/>
      </w:pPr>
      <w:r w:rsidRPr="00120DC5">
        <w:t>[24] M. Sohma, K. Tsukada, I. Yamaguchi, K. Kamiya, W. Kondo, T. Kumagai, T. Manabe, Cerium Oxide Buffer Layers on Perovskite-Type S</w:t>
      </w:r>
      <w:r w:rsidR="00A52DD7">
        <w:t xml:space="preserve">ubstrates for Preparation of </w:t>
      </w:r>
      <w:r w:rsidR="00AF019E">
        <w:t>C</w:t>
      </w:r>
      <w:r w:rsidR="00A52DD7">
        <w:t xml:space="preserve"> -Axis-Oriented YBa2Cu3O7</w:t>
      </w:r>
      <w:r w:rsidR="00A52DD7" w:rsidRPr="00120DC5">
        <w:t>−δ</w:t>
      </w:r>
      <w:r w:rsidRPr="00120DC5">
        <w:t xml:space="preserve"> Films by Fluorine-Free Metalorganic Deposition, IEEE Transactions on Applied Superconductivity, 19 (2009) 3463-3466, doi:10.1109/TASC.2009.2018822.</w:t>
      </w:r>
    </w:p>
    <w:p w14:paraId="542C3C58" w14:textId="77777777" w:rsidR="00120DC5" w:rsidRPr="00120DC5" w:rsidRDefault="00120DC5" w:rsidP="00C53AB3">
      <w:pPr>
        <w:pStyle w:val="EndNoteBibliography"/>
        <w:tabs>
          <w:tab w:val="left" w:pos="360"/>
        </w:tabs>
        <w:spacing w:after="0"/>
        <w:ind w:left="400" w:hangingChars="200" w:hanging="400"/>
      </w:pPr>
      <w:r w:rsidRPr="00120DC5">
        <w:t>[25] R. Zhao, Q. Liu, F. Zhang, Y. Xia, H. Tang, Y. Lu, C. Cai, B. Tao, Y. Li, High Rate Growth of MOCVD-Derived GdYBCO Films Based on a Simple Self-Heating Method, Journal of Electronic Materials, 47 (2018) 7062-7068, doi:10.1007/s11664-018-6632-8.</w:t>
      </w:r>
    </w:p>
    <w:p w14:paraId="4013D030" w14:textId="77777777" w:rsidR="00120DC5" w:rsidRPr="00120DC5" w:rsidRDefault="00120DC5" w:rsidP="00C53AB3">
      <w:pPr>
        <w:pStyle w:val="EndNoteBibliography"/>
        <w:tabs>
          <w:tab w:val="left" w:pos="360"/>
        </w:tabs>
        <w:spacing w:after="0"/>
        <w:ind w:left="400" w:hangingChars="200" w:hanging="400"/>
      </w:pPr>
      <w:r w:rsidRPr="00120DC5">
        <w:t>[26] R. Zhao, F. Zhang, Q. Liu, Y. Xia, Y. Lu, C. Cai, J. Xiong, B. Tao, Y. Li, MOCVD-derived multilayer Gd0.5Y0.5Ba2Cu3O7−δfilms based on a novel heating method, Superconductor Science and Technology, 30 (2016) 025023, doi:</w:t>
      </w:r>
      <w:r w:rsidRPr="00A52DD7">
        <w:t>10.1088/1361-6668/30/2/025023</w:t>
      </w:r>
      <w:r w:rsidRPr="00120DC5">
        <w:t>.</w:t>
      </w:r>
    </w:p>
    <w:p w14:paraId="5326A192" w14:textId="77777777" w:rsidR="00120DC5" w:rsidRPr="00120DC5" w:rsidRDefault="00120DC5" w:rsidP="00C53AB3">
      <w:pPr>
        <w:pStyle w:val="EndNoteBibliography"/>
        <w:tabs>
          <w:tab w:val="left" w:pos="360"/>
        </w:tabs>
        <w:spacing w:after="0"/>
        <w:ind w:left="400" w:hangingChars="200" w:hanging="400"/>
      </w:pPr>
      <w:r w:rsidRPr="00120DC5">
        <w:t>[27] F. Zhang, R. Zhao, Y. Xue, H. Wang, Y. He, P. Zhang, B. Tao, J. Xiong, Y. Li, Self-heating technique of metallic substrate for reel-to-reel and double-sided deposition of YBa2Cu3O7−δfilms, Applied Physics A, 122 (2016) 81, doi:</w:t>
      </w:r>
      <w:r w:rsidRPr="00A52DD7">
        <w:t>10.1007/s00339-015-9575-4</w:t>
      </w:r>
      <w:r w:rsidRPr="00120DC5">
        <w:t>.</w:t>
      </w:r>
    </w:p>
    <w:p w14:paraId="0C11399B" w14:textId="77777777" w:rsidR="00120DC5" w:rsidRPr="00120DC5" w:rsidRDefault="00120DC5" w:rsidP="00C53AB3">
      <w:pPr>
        <w:pStyle w:val="EndNoteBibliography"/>
        <w:tabs>
          <w:tab w:val="left" w:pos="360"/>
        </w:tabs>
        <w:spacing w:after="0"/>
        <w:ind w:left="400" w:hangingChars="200" w:hanging="400"/>
      </w:pPr>
      <w:r w:rsidRPr="00120DC5">
        <w:t>[28] S. Miyata, K. Matsuse, A. Ibi, T. Izumi, Y. Shiohara, T. Goto, High-rate deposition of YBa2Cu3O7−δhigh-temperature superconducting films by IR-laser-assisted chemical vapor deposition, Superconductor Science and Technology, 26 (2013) 045020, doi:</w:t>
      </w:r>
      <w:r w:rsidRPr="00A52DD7">
        <w:t>10.1088/0953-2048/26/4/045020</w:t>
      </w:r>
      <w:r w:rsidRPr="00120DC5">
        <w:t>.</w:t>
      </w:r>
    </w:p>
    <w:p w14:paraId="0BDBA170" w14:textId="77777777" w:rsidR="00120DC5" w:rsidRPr="00120DC5" w:rsidRDefault="00120DC5" w:rsidP="00C53AB3">
      <w:pPr>
        <w:pStyle w:val="EndNoteBibliography"/>
        <w:tabs>
          <w:tab w:val="left" w:pos="360"/>
        </w:tabs>
        <w:spacing w:after="0"/>
        <w:ind w:left="400" w:hangingChars="200" w:hanging="400"/>
      </w:pPr>
      <w:r w:rsidRPr="00120DC5">
        <w:t xml:space="preserve">[29] C. Zeng, Z. Luo, S. Bu, K. Yang, Q. Zhang, A novel method for the measurement of frequency-character of surface resistance of </w:t>
      </w:r>
      <w:r w:rsidRPr="00120DC5">
        <w:lastRenderedPageBreak/>
        <w:t>HTS thin film, Chinese Science Bulletin, 55 (2010) 1088-1091, doi:</w:t>
      </w:r>
      <w:r w:rsidRPr="00A52DD7">
        <w:t>10.1007/s11434-009-0639-8</w:t>
      </w:r>
      <w:r w:rsidRPr="00120DC5">
        <w:t>.</w:t>
      </w:r>
    </w:p>
    <w:p w14:paraId="03CD0D06" w14:textId="23D4E339" w:rsidR="00CB77D5" w:rsidRPr="0022131E" w:rsidRDefault="00583AE5" w:rsidP="00C53AB3">
      <w:pPr>
        <w:pStyle w:val="EndNoteBibliography"/>
        <w:tabs>
          <w:tab w:val="left" w:pos="284"/>
        </w:tabs>
        <w:spacing w:after="0"/>
        <w:ind w:left="400" w:hangingChars="200" w:hanging="400"/>
        <w:rPr>
          <w:rFonts w:eastAsiaTheme="minorEastAsia"/>
          <w:b/>
          <w:szCs w:val="21"/>
        </w:rPr>
      </w:pPr>
      <w:r w:rsidRPr="00C53AB3">
        <w:fldChar w:fldCharType="end"/>
      </w:r>
    </w:p>
    <w:sectPr w:rsidR="00CB77D5" w:rsidRPr="0022131E" w:rsidSect="001D3AD0">
      <w:endnotePr>
        <w:numFmt w:val="decimal"/>
      </w:endnotePr>
      <w:type w:val="continuous"/>
      <w:pgSz w:w="11906" w:h="16838"/>
      <w:pgMar w:top="1440" w:right="1083" w:bottom="1440" w:left="1083" w:header="851" w:footer="992" w:gutter="0"/>
      <w:cols w:num="2" w:space="425"/>
      <w:docGrid w:type="linesAndChar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2" w:author="Administrator" w:date="2019-08-30T10:59:00Z" w:initials="A">
    <w:p w14:paraId="3A3FA3DD" w14:textId="2232D72C" w:rsidR="00CC0F68" w:rsidRPr="00CC0F68" w:rsidRDefault="00CC0F68">
      <w:pPr>
        <w:pStyle w:val="af5"/>
        <w:ind w:firstLine="420"/>
        <w:rPr>
          <w:rFonts w:eastAsiaTheme="minorEastAsia"/>
        </w:rPr>
      </w:pPr>
      <w:r>
        <w:rPr>
          <w:rStyle w:val="af4"/>
        </w:rPr>
        <w:annotationRef/>
      </w:r>
      <w:r>
        <w:rPr>
          <w:rFonts w:eastAsiaTheme="minorEastAsia" w:hint="eastAsia"/>
        </w:rPr>
        <w:t>人是要描述这篇文章大体要说什么，给人留下初步印象，但这些结果不应该出现在这儿。</w:t>
      </w:r>
    </w:p>
  </w:comment>
  <w:comment w:id="80" w:author="Administrator" w:date="2019-08-30T18:40:00Z" w:initials="A">
    <w:p w14:paraId="0CDA9242" w14:textId="20EC5E88" w:rsidR="0028495A" w:rsidRPr="0028495A" w:rsidRDefault="0028495A">
      <w:pPr>
        <w:pStyle w:val="af5"/>
        <w:ind w:firstLine="420"/>
        <w:rPr>
          <w:rFonts w:eastAsiaTheme="minorEastAsia"/>
        </w:rPr>
      </w:pPr>
      <w:r>
        <w:rPr>
          <w:rStyle w:val="af4"/>
        </w:rPr>
        <w:annotationRef/>
      </w:r>
      <w:r>
        <w:rPr>
          <w:rFonts w:eastAsiaTheme="minorEastAsia" w:hint="eastAsia"/>
        </w:rPr>
        <w:t>跟前一段重复了，放到第一段里面去</w:t>
      </w:r>
    </w:p>
  </w:comment>
  <w:comment w:id="89" w:author="Administrator" w:date="2019-08-30T18:41:00Z" w:initials="A">
    <w:p w14:paraId="26F33FFB" w14:textId="251E9C1A" w:rsidR="0028495A" w:rsidRDefault="0028495A">
      <w:pPr>
        <w:pStyle w:val="af5"/>
        <w:ind w:firstLine="420"/>
      </w:pPr>
      <w:r>
        <w:rPr>
          <w:rStyle w:val="af4"/>
        </w:rPr>
        <w:annotationRef/>
      </w:r>
      <w:r>
        <w:rPr>
          <w:rFonts w:ascii="宋体" w:eastAsia="宋体" w:hAnsi="宋体" w:cs="宋体" w:hint="eastAsia"/>
        </w:rPr>
        <w:t>？？？</w:t>
      </w:r>
    </w:p>
  </w:comment>
  <w:comment w:id="92" w:author="Administrator" w:date="2019-08-30T18:44:00Z" w:initials="A">
    <w:p w14:paraId="752CD7B0" w14:textId="6DC6F384" w:rsidR="004728FD" w:rsidRDefault="004728FD">
      <w:pPr>
        <w:pStyle w:val="af5"/>
        <w:ind w:firstLine="420"/>
      </w:pPr>
      <w:r>
        <w:rPr>
          <w:rStyle w:val="af4"/>
        </w:rPr>
        <w:annotationRef/>
      </w:r>
      <w:r>
        <w:rPr>
          <w:rFonts w:ascii="宋体" w:eastAsia="宋体" w:hAnsi="宋体" w:cs="宋体" w:hint="eastAsia"/>
        </w:rPr>
        <w:t>全部替换为turnplate，turntable给人的感觉是平放的</w:t>
      </w:r>
    </w:p>
  </w:comment>
  <w:comment w:id="102" w:author="Administrator" w:date="2019-08-30T18:52:00Z" w:initials="A">
    <w:p w14:paraId="47E99C05" w14:textId="635CCAE7" w:rsidR="00536FC3" w:rsidRDefault="00536FC3">
      <w:pPr>
        <w:pStyle w:val="af5"/>
        <w:ind w:firstLine="420"/>
      </w:pPr>
      <w:r>
        <w:rPr>
          <w:rStyle w:val="af4"/>
        </w:rPr>
        <w:annotationRef/>
      </w:r>
      <w:r>
        <w:rPr>
          <w:rFonts w:ascii="宋体" w:eastAsia="宋体" w:hAnsi="宋体" w:cs="宋体" w:hint="eastAsia"/>
        </w:rPr>
        <w:t>全用nozzle替代</w:t>
      </w:r>
    </w:p>
  </w:comment>
  <w:comment w:id="112" w:author="Administrator" w:date="2019-08-30T18:56:00Z" w:initials="A">
    <w:p w14:paraId="167262AA" w14:textId="4A0D3C13" w:rsidR="00536FC3" w:rsidRDefault="00536FC3">
      <w:pPr>
        <w:pStyle w:val="af5"/>
        <w:ind w:firstLine="420"/>
      </w:pPr>
      <w:r>
        <w:rPr>
          <w:rStyle w:val="af4"/>
        </w:rPr>
        <w:annotationRef/>
      </w:r>
      <w:r>
        <w:rPr>
          <w:rFonts w:ascii="宋体" w:eastAsia="宋体" w:hAnsi="宋体" w:cs="宋体" w:hint="eastAsia"/>
        </w:rPr>
        <w:t>简单地说清楚就行了</w:t>
      </w:r>
    </w:p>
  </w:comment>
  <w:comment w:id="157" w:author="Administrator" w:date="2019-08-30T19:12:00Z" w:initials="A">
    <w:p w14:paraId="7A65A121" w14:textId="79171CE4" w:rsidR="0004694A" w:rsidRPr="0004694A" w:rsidRDefault="0004694A">
      <w:pPr>
        <w:pStyle w:val="af5"/>
        <w:ind w:firstLine="420"/>
        <w:rPr>
          <w:rFonts w:eastAsiaTheme="minorEastAsia"/>
        </w:rPr>
      </w:pPr>
      <w:r>
        <w:rPr>
          <w:rStyle w:val="af4"/>
        </w:rPr>
        <w:annotationRef/>
      </w:r>
      <w:r>
        <w:rPr>
          <w:rFonts w:eastAsiaTheme="minorEastAsia" w:hint="eastAsia"/>
        </w:rPr>
        <w:t>干脆不要了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A3FA3DD" w15:done="0"/>
  <w15:commentEx w15:paraId="0CDA9242" w15:done="0"/>
  <w15:commentEx w15:paraId="26F33FFB" w15:done="0"/>
  <w15:commentEx w15:paraId="752CD7B0" w15:done="0"/>
  <w15:commentEx w15:paraId="47E99C05" w15:done="0"/>
  <w15:commentEx w15:paraId="167262AA" w15:done="0"/>
  <w15:commentEx w15:paraId="7A65A12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A3FA3DD" w16cid:durableId="21138016"/>
  <w16cid:commentId w16cid:paraId="0CDA9242" w16cid:durableId="2113EC0B"/>
  <w16cid:commentId w16cid:paraId="26F33FFB" w16cid:durableId="2113EC68"/>
  <w16cid:commentId w16cid:paraId="752CD7B0" w16cid:durableId="2113ECF5"/>
  <w16cid:commentId w16cid:paraId="47E99C05" w16cid:durableId="2113EEF2"/>
  <w16cid:commentId w16cid:paraId="167262AA" w16cid:durableId="2113EFDC"/>
  <w16cid:commentId w16cid:paraId="7A65A121" w16cid:durableId="2113F3B9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C3B5F7" w14:textId="77777777" w:rsidR="003C6EEA" w:rsidRDefault="003C6EEA" w:rsidP="00CB77D5">
      <w:pPr>
        <w:ind w:left="420" w:firstLine="360"/>
      </w:pPr>
    </w:p>
  </w:endnote>
  <w:endnote w:type="continuationSeparator" w:id="0">
    <w:p w14:paraId="670AFEBB" w14:textId="77777777" w:rsidR="003C6EEA" w:rsidRDefault="003C6EEA" w:rsidP="00CB77D5">
      <w:pPr>
        <w:ind w:left="420" w:firstLine="36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4724D1" w14:textId="77777777" w:rsidR="00DB3407" w:rsidRDefault="00DB3407">
    <w:pPr>
      <w:pStyle w:val="ab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C41D60" w14:textId="77777777" w:rsidR="00DB3407" w:rsidRDefault="00DB3407">
    <w:pPr>
      <w:pStyle w:val="ab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4E5F8C" w14:textId="77777777" w:rsidR="00DB3407" w:rsidRDefault="00DB3407">
    <w:pPr>
      <w:pStyle w:val="ab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14133B" w14:textId="77777777" w:rsidR="003C6EEA" w:rsidRDefault="003C6EEA" w:rsidP="00CB77D5">
      <w:pPr>
        <w:ind w:left="420" w:firstLine="360"/>
      </w:pPr>
      <w:r>
        <w:separator/>
      </w:r>
    </w:p>
  </w:footnote>
  <w:footnote w:type="continuationSeparator" w:id="0">
    <w:p w14:paraId="1A33D0AD" w14:textId="77777777" w:rsidR="003C6EEA" w:rsidRDefault="003C6EEA" w:rsidP="00CB77D5">
      <w:pPr>
        <w:ind w:left="420" w:firstLine="3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7A6ABC" w14:textId="77777777" w:rsidR="00DB3407" w:rsidRDefault="00DB3407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9848BE" w14:textId="77777777" w:rsidR="00DB3407" w:rsidRDefault="00DB3407">
    <w:pPr>
      <w:pStyle w:val="a9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6D19C2" w14:textId="77777777" w:rsidR="00DB3407" w:rsidRDefault="00DB3407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45EF3"/>
    <w:multiLevelType w:val="hybridMultilevel"/>
    <w:tmpl w:val="9698E8DC"/>
    <w:lvl w:ilvl="0" w:tplc="BED444D2">
      <w:start w:val="1"/>
      <w:numFmt w:val="lowerLetter"/>
      <w:lvlText w:val="(%1)"/>
      <w:lvlJc w:val="left"/>
      <w:pPr>
        <w:ind w:left="22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45" w:hanging="420"/>
      </w:pPr>
    </w:lvl>
    <w:lvl w:ilvl="2" w:tplc="0409001B" w:tentative="1">
      <w:start w:val="1"/>
      <w:numFmt w:val="lowerRoman"/>
      <w:lvlText w:val="%3."/>
      <w:lvlJc w:val="right"/>
      <w:pPr>
        <w:ind w:left="3165" w:hanging="420"/>
      </w:pPr>
    </w:lvl>
    <w:lvl w:ilvl="3" w:tplc="0409000F" w:tentative="1">
      <w:start w:val="1"/>
      <w:numFmt w:val="decimal"/>
      <w:lvlText w:val="%4."/>
      <w:lvlJc w:val="left"/>
      <w:pPr>
        <w:ind w:left="3585" w:hanging="420"/>
      </w:pPr>
    </w:lvl>
    <w:lvl w:ilvl="4" w:tplc="04090019" w:tentative="1">
      <w:start w:val="1"/>
      <w:numFmt w:val="lowerLetter"/>
      <w:lvlText w:val="%5)"/>
      <w:lvlJc w:val="left"/>
      <w:pPr>
        <w:ind w:left="4005" w:hanging="420"/>
      </w:pPr>
    </w:lvl>
    <w:lvl w:ilvl="5" w:tplc="0409001B" w:tentative="1">
      <w:start w:val="1"/>
      <w:numFmt w:val="lowerRoman"/>
      <w:lvlText w:val="%6."/>
      <w:lvlJc w:val="right"/>
      <w:pPr>
        <w:ind w:left="4425" w:hanging="420"/>
      </w:pPr>
    </w:lvl>
    <w:lvl w:ilvl="6" w:tplc="0409000F" w:tentative="1">
      <w:start w:val="1"/>
      <w:numFmt w:val="decimal"/>
      <w:lvlText w:val="%7."/>
      <w:lvlJc w:val="left"/>
      <w:pPr>
        <w:ind w:left="4845" w:hanging="420"/>
      </w:pPr>
    </w:lvl>
    <w:lvl w:ilvl="7" w:tplc="04090019" w:tentative="1">
      <w:start w:val="1"/>
      <w:numFmt w:val="lowerLetter"/>
      <w:lvlText w:val="%8)"/>
      <w:lvlJc w:val="left"/>
      <w:pPr>
        <w:ind w:left="5265" w:hanging="420"/>
      </w:pPr>
    </w:lvl>
    <w:lvl w:ilvl="8" w:tplc="0409001B" w:tentative="1">
      <w:start w:val="1"/>
      <w:numFmt w:val="lowerRoman"/>
      <w:lvlText w:val="%9."/>
      <w:lvlJc w:val="right"/>
      <w:pPr>
        <w:ind w:left="5685" w:hanging="42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dministrator">
    <w15:presenceInfo w15:providerId="None" w15:userId="Administrator"/>
  </w15:person>
  <w15:person w15:author="chen ran">
    <w15:presenceInfo w15:providerId="Windows Live" w15:userId="421f60ffd744189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proofState w:spelling="clean" w:grammar="clean"/>
  <w:trackRevisions/>
  <w:defaultTabStop w:val="419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Physica C（with doi）&lt;/Style&gt;&lt;LeftDelim&gt;{&lt;/LeftDelim&gt;&lt;RightDelim&gt;}&lt;/RightDelim&gt;&lt;FontName&gt;Arial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fsff2dr2v5x24esxe7ptpxa0rs00a990vvt&quot;&gt;My EndNote Library&lt;record-ids&gt;&lt;item&gt;1&lt;/item&gt;&lt;item&gt;2&lt;/item&gt;&lt;item&gt;6&lt;/item&gt;&lt;item&gt;8&lt;/item&gt;&lt;item&gt;9&lt;/item&gt;&lt;item&gt;15&lt;/item&gt;&lt;item&gt;16&lt;/item&gt;&lt;item&gt;18&lt;/item&gt;&lt;item&gt;19&lt;/item&gt;&lt;item&gt;20&lt;/item&gt;&lt;item&gt;21&lt;/item&gt;&lt;item&gt;23&lt;/item&gt;&lt;item&gt;24&lt;/item&gt;&lt;item&gt;25&lt;/item&gt;&lt;item&gt;26&lt;/item&gt;&lt;item&gt;27&lt;/item&gt;&lt;item&gt;28&lt;/item&gt;&lt;item&gt;29&lt;/item&gt;&lt;item&gt;30&lt;/item&gt;&lt;item&gt;31&lt;/item&gt;&lt;item&gt;32&lt;/item&gt;&lt;item&gt;33&lt;/item&gt;&lt;item&gt;34&lt;/item&gt;&lt;item&gt;35&lt;/item&gt;&lt;item&gt;36&lt;/item&gt;&lt;item&gt;37&lt;/item&gt;&lt;item&gt;38&lt;/item&gt;&lt;item&gt;39&lt;/item&gt;&lt;item&gt;40&lt;/item&gt;&lt;/record-ids&gt;&lt;/item&gt;&lt;/Libraries&gt;"/>
  </w:docVars>
  <w:rsids>
    <w:rsidRoot w:val="006746F1"/>
    <w:rsid w:val="0000080C"/>
    <w:rsid w:val="0000106B"/>
    <w:rsid w:val="00001664"/>
    <w:rsid w:val="00001E6B"/>
    <w:rsid w:val="0000652B"/>
    <w:rsid w:val="00010C67"/>
    <w:rsid w:val="00012BB8"/>
    <w:rsid w:val="00016A4B"/>
    <w:rsid w:val="00017AA6"/>
    <w:rsid w:val="00017CBA"/>
    <w:rsid w:val="00024698"/>
    <w:rsid w:val="000254F6"/>
    <w:rsid w:val="00025CA9"/>
    <w:rsid w:val="00026227"/>
    <w:rsid w:val="000323C2"/>
    <w:rsid w:val="00035C85"/>
    <w:rsid w:val="00041B1A"/>
    <w:rsid w:val="00043A11"/>
    <w:rsid w:val="000441AA"/>
    <w:rsid w:val="0004694A"/>
    <w:rsid w:val="000542F4"/>
    <w:rsid w:val="00062358"/>
    <w:rsid w:val="00063DAC"/>
    <w:rsid w:val="000677ED"/>
    <w:rsid w:val="00070A9D"/>
    <w:rsid w:val="000711F3"/>
    <w:rsid w:val="00072E2F"/>
    <w:rsid w:val="0007661A"/>
    <w:rsid w:val="00077757"/>
    <w:rsid w:val="00080E18"/>
    <w:rsid w:val="00081ACD"/>
    <w:rsid w:val="0008288D"/>
    <w:rsid w:val="00083644"/>
    <w:rsid w:val="0008696B"/>
    <w:rsid w:val="000901DD"/>
    <w:rsid w:val="000935EA"/>
    <w:rsid w:val="00095A80"/>
    <w:rsid w:val="000A7C35"/>
    <w:rsid w:val="000B21DD"/>
    <w:rsid w:val="000B655C"/>
    <w:rsid w:val="000C0662"/>
    <w:rsid w:val="000C15C7"/>
    <w:rsid w:val="000C6208"/>
    <w:rsid w:val="000C69D8"/>
    <w:rsid w:val="000D34EC"/>
    <w:rsid w:val="000D35AE"/>
    <w:rsid w:val="000D67B6"/>
    <w:rsid w:val="000D6EA2"/>
    <w:rsid w:val="000D7EB5"/>
    <w:rsid w:val="000E1561"/>
    <w:rsid w:val="000E27E8"/>
    <w:rsid w:val="000E4338"/>
    <w:rsid w:val="000F2A5D"/>
    <w:rsid w:val="00100BA5"/>
    <w:rsid w:val="00105171"/>
    <w:rsid w:val="00111B55"/>
    <w:rsid w:val="00112302"/>
    <w:rsid w:val="001126B0"/>
    <w:rsid w:val="00112D6D"/>
    <w:rsid w:val="00114819"/>
    <w:rsid w:val="00120DC5"/>
    <w:rsid w:val="001309E4"/>
    <w:rsid w:val="001345A2"/>
    <w:rsid w:val="0013604E"/>
    <w:rsid w:val="001375A9"/>
    <w:rsid w:val="001453A4"/>
    <w:rsid w:val="00150D6E"/>
    <w:rsid w:val="00151D18"/>
    <w:rsid w:val="00155DEC"/>
    <w:rsid w:val="00163636"/>
    <w:rsid w:val="00163B0B"/>
    <w:rsid w:val="00167284"/>
    <w:rsid w:val="001678BB"/>
    <w:rsid w:val="001708EB"/>
    <w:rsid w:val="001813A3"/>
    <w:rsid w:val="001816A3"/>
    <w:rsid w:val="0019210A"/>
    <w:rsid w:val="00192DB2"/>
    <w:rsid w:val="00195B68"/>
    <w:rsid w:val="001975FB"/>
    <w:rsid w:val="001A2516"/>
    <w:rsid w:val="001A3FD0"/>
    <w:rsid w:val="001B1299"/>
    <w:rsid w:val="001B2DDE"/>
    <w:rsid w:val="001B489C"/>
    <w:rsid w:val="001B5539"/>
    <w:rsid w:val="001B703C"/>
    <w:rsid w:val="001C2680"/>
    <w:rsid w:val="001C6DE8"/>
    <w:rsid w:val="001D0352"/>
    <w:rsid w:val="001D3AD0"/>
    <w:rsid w:val="001D437D"/>
    <w:rsid w:val="001E4985"/>
    <w:rsid w:val="001E5CF3"/>
    <w:rsid w:val="001F340B"/>
    <w:rsid w:val="001F3602"/>
    <w:rsid w:val="001F3CE3"/>
    <w:rsid w:val="002001D4"/>
    <w:rsid w:val="00200556"/>
    <w:rsid w:val="00205EB4"/>
    <w:rsid w:val="002100B2"/>
    <w:rsid w:val="00210A7B"/>
    <w:rsid w:val="00214BD0"/>
    <w:rsid w:val="00216FF1"/>
    <w:rsid w:val="0022131E"/>
    <w:rsid w:val="00221A7F"/>
    <w:rsid w:val="002279A8"/>
    <w:rsid w:val="00231166"/>
    <w:rsid w:val="00233DFA"/>
    <w:rsid w:val="002376FF"/>
    <w:rsid w:val="00241D4A"/>
    <w:rsid w:val="00245516"/>
    <w:rsid w:val="00246860"/>
    <w:rsid w:val="002520D8"/>
    <w:rsid w:val="002525F7"/>
    <w:rsid w:val="0025330B"/>
    <w:rsid w:val="002541B7"/>
    <w:rsid w:val="00256994"/>
    <w:rsid w:val="0025782E"/>
    <w:rsid w:val="002728CF"/>
    <w:rsid w:val="00273E50"/>
    <w:rsid w:val="00277905"/>
    <w:rsid w:val="00277C48"/>
    <w:rsid w:val="00280836"/>
    <w:rsid w:val="0028495A"/>
    <w:rsid w:val="002872AD"/>
    <w:rsid w:val="002941B6"/>
    <w:rsid w:val="0029564A"/>
    <w:rsid w:val="00297175"/>
    <w:rsid w:val="002A3306"/>
    <w:rsid w:val="002B1789"/>
    <w:rsid w:val="002B5630"/>
    <w:rsid w:val="002C5786"/>
    <w:rsid w:val="002C73D6"/>
    <w:rsid w:val="002D15FC"/>
    <w:rsid w:val="002D3CCB"/>
    <w:rsid w:val="002D451D"/>
    <w:rsid w:val="002E0797"/>
    <w:rsid w:val="002E136D"/>
    <w:rsid w:val="002E4B8E"/>
    <w:rsid w:val="002E69B4"/>
    <w:rsid w:val="002F3FB4"/>
    <w:rsid w:val="002F6EF2"/>
    <w:rsid w:val="0030461B"/>
    <w:rsid w:val="00304885"/>
    <w:rsid w:val="0030705E"/>
    <w:rsid w:val="00316AA4"/>
    <w:rsid w:val="00320B3D"/>
    <w:rsid w:val="003221CE"/>
    <w:rsid w:val="003222A1"/>
    <w:rsid w:val="00322862"/>
    <w:rsid w:val="003233CE"/>
    <w:rsid w:val="00323801"/>
    <w:rsid w:val="00326104"/>
    <w:rsid w:val="003310B9"/>
    <w:rsid w:val="0033408C"/>
    <w:rsid w:val="00334230"/>
    <w:rsid w:val="00340EBB"/>
    <w:rsid w:val="00341C02"/>
    <w:rsid w:val="00341F0A"/>
    <w:rsid w:val="00345BFD"/>
    <w:rsid w:val="00345DB2"/>
    <w:rsid w:val="00345FB3"/>
    <w:rsid w:val="003529B9"/>
    <w:rsid w:val="003539A9"/>
    <w:rsid w:val="00356FFC"/>
    <w:rsid w:val="003640DE"/>
    <w:rsid w:val="00364CFA"/>
    <w:rsid w:val="003842F7"/>
    <w:rsid w:val="00385623"/>
    <w:rsid w:val="003863D0"/>
    <w:rsid w:val="00397FF0"/>
    <w:rsid w:val="003A3065"/>
    <w:rsid w:val="003A3E6B"/>
    <w:rsid w:val="003B355F"/>
    <w:rsid w:val="003C1C32"/>
    <w:rsid w:val="003C63F9"/>
    <w:rsid w:val="003C657A"/>
    <w:rsid w:val="003C6EEA"/>
    <w:rsid w:val="003D2537"/>
    <w:rsid w:val="003D3A32"/>
    <w:rsid w:val="003D739A"/>
    <w:rsid w:val="003D75AA"/>
    <w:rsid w:val="003D7769"/>
    <w:rsid w:val="003E3070"/>
    <w:rsid w:val="003E41FB"/>
    <w:rsid w:val="003E7483"/>
    <w:rsid w:val="003F33AB"/>
    <w:rsid w:val="003F3896"/>
    <w:rsid w:val="003F3AE7"/>
    <w:rsid w:val="003F4061"/>
    <w:rsid w:val="003F6A83"/>
    <w:rsid w:val="004029CD"/>
    <w:rsid w:val="00403A09"/>
    <w:rsid w:val="00407FA8"/>
    <w:rsid w:val="00410B71"/>
    <w:rsid w:val="00412D89"/>
    <w:rsid w:val="0041438E"/>
    <w:rsid w:val="00414CF1"/>
    <w:rsid w:val="00416706"/>
    <w:rsid w:val="00417DC5"/>
    <w:rsid w:val="00421CE4"/>
    <w:rsid w:val="004231AE"/>
    <w:rsid w:val="0042653C"/>
    <w:rsid w:val="0043279B"/>
    <w:rsid w:val="0043488D"/>
    <w:rsid w:val="004411C8"/>
    <w:rsid w:val="004424AE"/>
    <w:rsid w:val="00452F74"/>
    <w:rsid w:val="0045373A"/>
    <w:rsid w:val="0045475A"/>
    <w:rsid w:val="00456991"/>
    <w:rsid w:val="00466B00"/>
    <w:rsid w:val="00466E45"/>
    <w:rsid w:val="004670D6"/>
    <w:rsid w:val="00470B0F"/>
    <w:rsid w:val="004728C2"/>
    <w:rsid w:val="004728FD"/>
    <w:rsid w:val="00472DCA"/>
    <w:rsid w:val="00474073"/>
    <w:rsid w:val="00475474"/>
    <w:rsid w:val="00477AA7"/>
    <w:rsid w:val="00477DF4"/>
    <w:rsid w:val="00480DF9"/>
    <w:rsid w:val="00490160"/>
    <w:rsid w:val="00490F6B"/>
    <w:rsid w:val="004927C2"/>
    <w:rsid w:val="004937D6"/>
    <w:rsid w:val="00494747"/>
    <w:rsid w:val="004971B8"/>
    <w:rsid w:val="004A4093"/>
    <w:rsid w:val="004A5AE8"/>
    <w:rsid w:val="004B442C"/>
    <w:rsid w:val="004C35B4"/>
    <w:rsid w:val="004C4913"/>
    <w:rsid w:val="004D0A7C"/>
    <w:rsid w:val="004D11C1"/>
    <w:rsid w:val="004D58EF"/>
    <w:rsid w:val="004D6687"/>
    <w:rsid w:val="004D7449"/>
    <w:rsid w:val="004E19B8"/>
    <w:rsid w:val="004E3A57"/>
    <w:rsid w:val="004E46D8"/>
    <w:rsid w:val="004E53F3"/>
    <w:rsid w:val="004E6065"/>
    <w:rsid w:val="004F2194"/>
    <w:rsid w:val="004F4B8A"/>
    <w:rsid w:val="005022B1"/>
    <w:rsid w:val="00504583"/>
    <w:rsid w:val="00511B60"/>
    <w:rsid w:val="00515416"/>
    <w:rsid w:val="00521CE5"/>
    <w:rsid w:val="00523BEA"/>
    <w:rsid w:val="0052629B"/>
    <w:rsid w:val="00530296"/>
    <w:rsid w:val="0053420F"/>
    <w:rsid w:val="00536FC3"/>
    <w:rsid w:val="0054194F"/>
    <w:rsid w:val="005428D2"/>
    <w:rsid w:val="00550B0A"/>
    <w:rsid w:val="0055304D"/>
    <w:rsid w:val="005543F9"/>
    <w:rsid w:val="00561FF2"/>
    <w:rsid w:val="005709D8"/>
    <w:rsid w:val="00570B70"/>
    <w:rsid w:val="005837DB"/>
    <w:rsid w:val="00583AE5"/>
    <w:rsid w:val="005866C2"/>
    <w:rsid w:val="005867F4"/>
    <w:rsid w:val="00591C4F"/>
    <w:rsid w:val="005929A8"/>
    <w:rsid w:val="00595A4D"/>
    <w:rsid w:val="005A2536"/>
    <w:rsid w:val="005A2A48"/>
    <w:rsid w:val="005A3F94"/>
    <w:rsid w:val="005A78A8"/>
    <w:rsid w:val="005A7F54"/>
    <w:rsid w:val="005B510F"/>
    <w:rsid w:val="005C2EF5"/>
    <w:rsid w:val="005D6EAB"/>
    <w:rsid w:val="005D7AFA"/>
    <w:rsid w:val="005F27D2"/>
    <w:rsid w:val="005F3351"/>
    <w:rsid w:val="005F45CD"/>
    <w:rsid w:val="005F501E"/>
    <w:rsid w:val="005F79D0"/>
    <w:rsid w:val="006013FD"/>
    <w:rsid w:val="0060287A"/>
    <w:rsid w:val="00605E18"/>
    <w:rsid w:val="006062A0"/>
    <w:rsid w:val="0062045F"/>
    <w:rsid w:val="00621F9A"/>
    <w:rsid w:val="00622D64"/>
    <w:rsid w:val="006254D9"/>
    <w:rsid w:val="006324B8"/>
    <w:rsid w:val="00636197"/>
    <w:rsid w:val="00640A7A"/>
    <w:rsid w:val="0064247D"/>
    <w:rsid w:val="006426DC"/>
    <w:rsid w:val="0064544D"/>
    <w:rsid w:val="00645B86"/>
    <w:rsid w:val="0064687B"/>
    <w:rsid w:val="006535A5"/>
    <w:rsid w:val="00655C58"/>
    <w:rsid w:val="00656372"/>
    <w:rsid w:val="00656EC2"/>
    <w:rsid w:val="006615D1"/>
    <w:rsid w:val="0066283F"/>
    <w:rsid w:val="00663991"/>
    <w:rsid w:val="00665207"/>
    <w:rsid w:val="00665812"/>
    <w:rsid w:val="00667FAB"/>
    <w:rsid w:val="00674525"/>
    <w:rsid w:val="006746F1"/>
    <w:rsid w:val="00675290"/>
    <w:rsid w:val="00677C07"/>
    <w:rsid w:val="00680E3D"/>
    <w:rsid w:val="00681388"/>
    <w:rsid w:val="006827A2"/>
    <w:rsid w:val="00682C8A"/>
    <w:rsid w:val="00683E33"/>
    <w:rsid w:val="00684408"/>
    <w:rsid w:val="00690FD5"/>
    <w:rsid w:val="00692D6B"/>
    <w:rsid w:val="006933C8"/>
    <w:rsid w:val="006945F1"/>
    <w:rsid w:val="0069653D"/>
    <w:rsid w:val="0069735D"/>
    <w:rsid w:val="006A0235"/>
    <w:rsid w:val="006A0876"/>
    <w:rsid w:val="006A0967"/>
    <w:rsid w:val="006A1239"/>
    <w:rsid w:val="006A1C42"/>
    <w:rsid w:val="006A3F32"/>
    <w:rsid w:val="006A45FF"/>
    <w:rsid w:val="006A61B6"/>
    <w:rsid w:val="006A790D"/>
    <w:rsid w:val="006B107B"/>
    <w:rsid w:val="006B14F5"/>
    <w:rsid w:val="006B4DBE"/>
    <w:rsid w:val="006B5D75"/>
    <w:rsid w:val="006B7DC4"/>
    <w:rsid w:val="006C1F34"/>
    <w:rsid w:val="006D013B"/>
    <w:rsid w:val="006D0B28"/>
    <w:rsid w:val="006D20C5"/>
    <w:rsid w:val="006D2504"/>
    <w:rsid w:val="006E3803"/>
    <w:rsid w:val="006E4C90"/>
    <w:rsid w:val="006F18E3"/>
    <w:rsid w:val="006F6DA7"/>
    <w:rsid w:val="00710237"/>
    <w:rsid w:val="007134F7"/>
    <w:rsid w:val="007137AB"/>
    <w:rsid w:val="00716399"/>
    <w:rsid w:val="0072079C"/>
    <w:rsid w:val="007224B7"/>
    <w:rsid w:val="00732002"/>
    <w:rsid w:val="00734140"/>
    <w:rsid w:val="00734BEB"/>
    <w:rsid w:val="00740800"/>
    <w:rsid w:val="00744CBB"/>
    <w:rsid w:val="007473AC"/>
    <w:rsid w:val="0075319F"/>
    <w:rsid w:val="007536E3"/>
    <w:rsid w:val="00757487"/>
    <w:rsid w:val="00760AEB"/>
    <w:rsid w:val="00776AB6"/>
    <w:rsid w:val="00782A27"/>
    <w:rsid w:val="0078479A"/>
    <w:rsid w:val="00791FBD"/>
    <w:rsid w:val="007A0419"/>
    <w:rsid w:val="007A0768"/>
    <w:rsid w:val="007A0F10"/>
    <w:rsid w:val="007A30C1"/>
    <w:rsid w:val="007A4AC6"/>
    <w:rsid w:val="007B0F95"/>
    <w:rsid w:val="007B150F"/>
    <w:rsid w:val="007B421E"/>
    <w:rsid w:val="007B59A5"/>
    <w:rsid w:val="007C0E8C"/>
    <w:rsid w:val="007C116C"/>
    <w:rsid w:val="007C3651"/>
    <w:rsid w:val="007C695D"/>
    <w:rsid w:val="007D0278"/>
    <w:rsid w:val="007D545D"/>
    <w:rsid w:val="007E1FED"/>
    <w:rsid w:val="007E7EA7"/>
    <w:rsid w:val="007F0C92"/>
    <w:rsid w:val="007F2D2D"/>
    <w:rsid w:val="007F3694"/>
    <w:rsid w:val="008016BB"/>
    <w:rsid w:val="00804E1A"/>
    <w:rsid w:val="00805CA3"/>
    <w:rsid w:val="00812B54"/>
    <w:rsid w:val="00814BAE"/>
    <w:rsid w:val="008168F8"/>
    <w:rsid w:val="008169B2"/>
    <w:rsid w:val="008175AE"/>
    <w:rsid w:val="00825267"/>
    <w:rsid w:val="00825C70"/>
    <w:rsid w:val="0083086F"/>
    <w:rsid w:val="00833DC0"/>
    <w:rsid w:val="00835200"/>
    <w:rsid w:val="00840F1B"/>
    <w:rsid w:val="008417B1"/>
    <w:rsid w:val="008439C0"/>
    <w:rsid w:val="008476A9"/>
    <w:rsid w:val="008578C1"/>
    <w:rsid w:val="00860B4F"/>
    <w:rsid w:val="00861ABC"/>
    <w:rsid w:val="00865DFF"/>
    <w:rsid w:val="008665F5"/>
    <w:rsid w:val="00866840"/>
    <w:rsid w:val="008709BF"/>
    <w:rsid w:val="008727A4"/>
    <w:rsid w:val="00872BF6"/>
    <w:rsid w:val="008751E5"/>
    <w:rsid w:val="0087628B"/>
    <w:rsid w:val="008770E3"/>
    <w:rsid w:val="0087723B"/>
    <w:rsid w:val="00877A0D"/>
    <w:rsid w:val="0088233D"/>
    <w:rsid w:val="00885FE7"/>
    <w:rsid w:val="00886C60"/>
    <w:rsid w:val="00891C7C"/>
    <w:rsid w:val="00892FD1"/>
    <w:rsid w:val="008A22A0"/>
    <w:rsid w:val="008A5B60"/>
    <w:rsid w:val="008A768A"/>
    <w:rsid w:val="008B14F2"/>
    <w:rsid w:val="008B3437"/>
    <w:rsid w:val="008B4B4D"/>
    <w:rsid w:val="008B71B6"/>
    <w:rsid w:val="008B7C2A"/>
    <w:rsid w:val="008C5FBD"/>
    <w:rsid w:val="008C6F05"/>
    <w:rsid w:val="008D02F9"/>
    <w:rsid w:val="008D0A19"/>
    <w:rsid w:val="008D1276"/>
    <w:rsid w:val="008D275E"/>
    <w:rsid w:val="008D3338"/>
    <w:rsid w:val="008D4225"/>
    <w:rsid w:val="008D4BD0"/>
    <w:rsid w:val="008D75DB"/>
    <w:rsid w:val="008D7934"/>
    <w:rsid w:val="008E215D"/>
    <w:rsid w:val="008E2809"/>
    <w:rsid w:val="008E5816"/>
    <w:rsid w:val="008E5849"/>
    <w:rsid w:val="008E5F72"/>
    <w:rsid w:val="008F5648"/>
    <w:rsid w:val="008F6F8A"/>
    <w:rsid w:val="00906BDF"/>
    <w:rsid w:val="009074C8"/>
    <w:rsid w:val="00907FCF"/>
    <w:rsid w:val="0091141C"/>
    <w:rsid w:val="00911EE7"/>
    <w:rsid w:val="00921A83"/>
    <w:rsid w:val="0092233E"/>
    <w:rsid w:val="00922C5A"/>
    <w:rsid w:val="0092595D"/>
    <w:rsid w:val="00926DA9"/>
    <w:rsid w:val="009305C6"/>
    <w:rsid w:val="00932489"/>
    <w:rsid w:val="00937187"/>
    <w:rsid w:val="00940A1B"/>
    <w:rsid w:val="009414E1"/>
    <w:rsid w:val="0094743A"/>
    <w:rsid w:val="0095229D"/>
    <w:rsid w:val="00954573"/>
    <w:rsid w:val="009545A6"/>
    <w:rsid w:val="00954704"/>
    <w:rsid w:val="009550F4"/>
    <w:rsid w:val="0095566B"/>
    <w:rsid w:val="00957D01"/>
    <w:rsid w:val="0096098C"/>
    <w:rsid w:val="00961105"/>
    <w:rsid w:val="0096152B"/>
    <w:rsid w:val="009652F6"/>
    <w:rsid w:val="009675A0"/>
    <w:rsid w:val="0097711C"/>
    <w:rsid w:val="00984FC9"/>
    <w:rsid w:val="0098709F"/>
    <w:rsid w:val="009918FE"/>
    <w:rsid w:val="00992307"/>
    <w:rsid w:val="00995276"/>
    <w:rsid w:val="009A13CD"/>
    <w:rsid w:val="009A229E"/>
    <w:rsid w:val="009A58EA"/>
    <w:rsid w:val="009B0638"/>
    <w:rsid w:val="009B1102"/>
    <w:rsid w:val="009B19A2"/>
    <w:rsid w:val="009B3588"/>
    <w:rsid w:val="009B44DD"/>
    <w:rsid w:val="009B669B"/>
    <w:rsid w:val="009C2CEB"/>
    <w:rsid w:val="009C5808"/>
    <w:rsid w:val="009C584F"/>
    <w:rsid w:val="009C6451"/>
    <w:rsid w:val="009D4CCD"/>
    <w:rsid w:val="009D58EB"/>
    <w:rsid w:val="009D61E0"/>
    <w:rsid w:val="009E0BA7"/>
    <w:rsid w:val="009E1DDC"/>
    <w:rsid w:val="009E30DC"/>
    <w:rsid w:val="009E552B"/>
    <w:rsid w:val="009E7E62"/>
    <w:rsid w:val="009F092B"/>
    <w:rsid w:val="009F1B96"/>
    <w:rsid w:val="009F291E"/>
    <w:rsid w:val="009F3E99"/>
    <w:rsid w:val="009F67AE"/>
    <w:rsid w:val="009F757A"/>
    <w:rsid w:val="00A00B66"/>
    <w:rsid w:val="00A03305"/>
    <w:rsid w:val="00A03737"/>
    <w:rsid w:val="00A03B81"/>
    <w:rsid w:val="00A04E60"/>
    <w:rsid w:val="00A12E63"/>
    <w:rsid w:val="00A13387"/>
    <w:rsid w:val="00A20AD9"/>
    <w:rsid w:val="00A238DF"/>
    <w:rsid w:val="00A24B76"/>
    <w:rsid w:val="00A25FB4"/>
    <w:rsid w:val="00A27960"/>
    <w:rsid w:val="00A312C7"/>
    <w:rsid w:val="00A31FE6"/>
    <w:rsid w:val="00A34DCD"/>
    <w:rsid w:val="00A3601D"/>
    <w:rsid w:val="00A41000"/>
    <w:rsid w:val="00A428EE"/>
    <w:rsid w:val="00A44047"/>
    <w:rsid w:val="00A47498"/>
    <w:rsid w:val="00A5084A"/>
    <w:rsid w:val="00A50A66"/>
    <w:rsid w:val="00A523AD"/>
    <w:rsid w:val="00A52DD7"/>
    <w:rsid w:val="00A53D20"/>
    <w:rsid w:val="00A5766C"/>
    <w:rsid w:val="00A61BDB"/>
    <w:rsid w:val="00A6306D"/>
    <w:rsid w:val="00A75E8A"/>
    <w:rsid w:val="00A763CA"/>
    <w:rsid w:val="00A82D4C"/>
    <w:rsid w:val="00A84E80"/>
    <w:rsid w:val="00A90C5C"/>
    <w:rsid w:val="00A911B2"/>
    <w:rsid w:val="00A942DE"/>
    <w:rsid w:val="00AA352C"/>
    <w:rsid w:val="00AB01C0"/>
    <w:rsid w:val="00AB1B6E"/>
    <w:rsid w:val="00AB26CD"/>
    <w:rsid w:val="00AB3567"/>
    <w:rsid w:val="00AC54A1"/>
    <w:rsid w:val="00AC7DDC"/>
    <w:rsid w:val="00AD1063"/>
    <w:rsid w:val="00AD25CE"/>
    <w:rsid w:val="00AD4455"/>
    <w:rsid w:val="00AE0614"/>
    <w:rsid w:val="00AE0B2A"/>
    <w:rsid w:val="00AE36C7"/>
    <w:rsid w:val="00AE3C50"/>
    <w:rsid w:val="00AE60A2"/>
    <w:rsid w:val="00AF019E"/>
    <w:rsid w:val="00AF0BE9"/>
    <w:rsid w:val="00AF7A2E"/>
    <w:rsid w:val="00B039A7"/>
    <w:rsid w:val="00B07AC8"/>
    <w:rsid w:val="00B1031C"/>
    <w:rsid w:val="00B11614"/>
    <w:rsid w:val="00B12152"/>
    <w:rsid w:val="00B17C36"/>
    <w:rsid w:val="00B230AC"/>
    <w:rsid w:val="00B24443"/>
    <w:rsid w:val="00B245FC"/>
    <w:rsid w:val="00B24FCC"/>
    <w:rsid w:val="00B25A57"/>
    <w:rsid w:val="00B261D9"/>
    <w:rsid w:val="00B26AA7"/>
    <w:rsid w:val="00B27FCA"/>
    <w:rsid w:val="00B33E8B"/>
    <w:rsid w:val="00B40CBE"/>
    <w:rsid w:val="00B42389"/>
    <w:rsid w:val="00B44ABA"/>
    <w:rsid w:val="00B46C07"/>
    <w:rsid w:val="00B505E3"/>
    <w:rsid w:val="00B5070A"/>
    <w:rsid w:val="00B61F43"/>
    <w:rsid w:val="00B64348"/>
    <w:rsid w:val="00B651EC"/>
    <w:rsid w:val="00B71094"/>
    <w:rsid w:val="00B71B9C"/>
    <w:rsid w:val="00B7220A"/>
    <w:rsid w:val="00B737BE"/>
    <w:rsid w:val="00B74EC2"/>
    <w:rsid w:val="00B76D5C"/>
    <w:rsid w:val="00B84745"/>
    <w:rsid w:val="00B867A7"/>
    <w:rsid w:val="00B901A9"/>
    <w:rsid w:val="00B90659"/>
    <w:rsid w:val="00B910E5"/>
    <w:rsid w:val="00B95709"/>
    <w:rsid w:val="00BA32B5"/>
    <w:rsid w:val="00BA4AD2"/>
    <w:rsid w:val="00BB0554"/>
    <w:rsid w:val="00BB1FAF"/>
    <w:rsid w:val="00BB3B76"/>
    <w:rsid w:val="00BB49B2"/>
    <w:rsid w:val="00BC359B"/>
    <w:rsid w:val="00BC4D2B"/>
    <w:rsid w:val="00BC6B0C"/>
    <w:rsid w:val="00BD3746"/>
    <w:rsid w:val="00BD48C5"/>
    <w:rsid w:val="00BD51FC"/>
    <w:rsid w:val="00BD66DB"/>
    <w:rsid w:val="00BE0356"/>
    <w:rsid w:val="00BE1C83"/>
    <w:rsid w:val="00BE54CB"/>
    <w:rsid w:val="00BE639E"/>
    <w:rsid w:val="00BF1D30"/>
    <w:rsid w:val="00C01969"/>
    <w:rsid w:val="00C01BA5"/>
    <w:rsid w:val="00C02E23"/>
    <w:rsid w:val="00C05502"/>
    <w:rsid w:val="00C06A28"/>
    <w:rsid w:val="00C06C71"/>
    <w:rsid w:val="00C077B8"/>
    <w:rsid w:val="00C07D0F"/>
    <w:rsid w:val="00C2006B"/>
    <w:rsid w:val="00C22153"/>
    <w:rsid w:val="00C22393"/>
    <w:rsid w:val="00C253D9"/>
    <w:rsid w:val="00C25CB7"/>
    <w:rsid w:val="00C275A4"/>
    <w:rsid w:val="00C310B3"/>
    <w:rsid w:val="00C4035D"/>
    <w:rsid w:val="00C43792"/>
    <w:rsid w:val="00C45670"/>
    <w:rsid w:val="00C53AB3"/>
    <w:rsid w:val="00C54666"/>
    <w:rsid w:val="00C54A4E"/>
    <w:rsid w:val="00C5636B"/>
    <w:rsid w:val="00C61FE9"/>
    <w:rsid w:val="00C66068"/>
    <w:rsid w:val="00C718DA"/>
    <w:rsid w:val="00C72457"/>
    <w:rsid w:val="00C72DE8"/>
    <w:rsid w:val="00C747FE"/>
    <w:rsid w:val="00C8219C"/>
    <w:rsid w:val="00C857C4"/>
    <w:rsid w:val="00C86366"/>
    <w:rsid w:val="00CA5847"/>
    <w:rsid w:val="00CB349C"/>
    <w:rsid w:val="00CB3CA2"/>
    <w:rsid w:val="00CB67B0"/>
    <w:rsid w:val="00CB77D5"/>
    <w:rsid w:val="00CB7AF9"/>
    <w:rsid w:val="00CB7B12"/>
    <w:rsid w:val="00CC0F68"/>
    <w:rsid w:val="00CC13BC"/>
    <w:rsid w:val="00CC194F"/>
    <w:rsid w:val="00CC6CCD"/>
    <w:rsid w:val="00CC7CA2"/>
    <w:rsid w:val="00CD0062"/>
    <w:rsid w:val="00CD00F4"/>
    <w:rsid w:val="00CD41E5"/>
    <w:rsid w:val="00CE0B5B"/>
    <w:rsid w:val="00CE33A5"/>
    <w:rsid w:val="00CF2166"/>
    <w:rsid w:val="00CF5858"/>
    <w:rsid w:val="00D00D84"/>
    <w:rsid w:val="00D0218E"/>
    <w:rsid w:val="00D028E1"/>
    <w:rsid w:val="00D04AFA"/>
    <w:rsid w:val="00D04BBA"/>
    <w:rsid w:val="00D05548"/>
    <w:rsid w:val="00D076B9"/>
    <w:rsid w:val="00D103EC"/>
    <w:rsid w:val="00D10462"/>
    <w:rsid w:val="00D1262D"/>
    <w:rsid w:val="00D147A6"/>
    <w:rsid w:val="00D21710"/>
    <w:rsid w:val="00D22F69"/>
    <w:rsid w:val="00D23C69"/>
    <w:rsid w:val="00D25A79"/>
    <w:rsid w:val="00D31C70"/>
    <w:rsid w:val="00D32D53"/>
    <w:rsid w:val="00D340E3"/>
    <w:rsid w:val="00D3524A"/>
    <w:rsid w:val="00D371DA"/>
    <w:rsid w:val="00D37F46"/>
    <w:rsid w:val="00D43FC6"/>
    <w:rsid w:val="00D44402"/>
    <w:rsid w:val="00D53B97"/>
    <w:rsid w:val="00D54F61"/>
    <w:rsid w:val="00D55779"/>
    <w:rsid w:val="00D56A25"/>
    <w:rsid w:val="00D56D8C"/>
    <w:rsid w:val="00D57037"/>
    <w:rsid w:val="00D610BD"/>
    <w:rsid w:val="00D628C3"/>
    <w:rsid w:val="00D63BED"/>
    <w:rsid w:val="00D66F3B"/>
    <w:rsid w:val="00D703EA"/>
    <w:rsid w:val="00D713E5"/>
    <w:rsid w:val="00D774C8"/>
    <w:rsid w:val="00D82B04"/>
    <w:rsid w:val="00D830F2"/>
    <w:rsid w:val="00D862DE"/>
    <w:rsid w:val="00D87EFD"/>
    <w:rsid w:val="00D87FE4"/>
    <w:rsid w:val="00D9412C"/>
    <w:rsid w:val="00D968C0"/>
    <w:rsid w:val="00DA201D"/>
    <w:rsid w:val="00DB04AB"/>
    <w:rsid w:val="00DB3407"/>
    <w:rsid w:val="00DB4E47"/>
    <w:rsid w:val="00DB6BF3"/>
    <w:rsid w:val="00DB7392"/>
    <w:rsid w:val="00DC214B"/>
    <w:rsid w:val="00DC5438"/>
    <w:rsid w:val="00DD10CB"/>
    <w:rsid w:val="00DD4B54"/>
    <w:rsid w:val="00DE2EEA"/>
    <w:rsid w:val="00DE3CC7"/>
    <w:rsid w:val="00DE5808"/>
    <w:rsid w:val="00DF07D9"/>
    <w:rsid w:val="00DF100C"/>
    <w:rsid w:val="00DF10F6"/>
    <w:rsid w:val="00DF1E40"/>
    <w:rsid w:val="00E01E42"/>
    <w:rsid w:val="00E052FC"/>
    <w:rsid w:val="00E068D2"/>
    <w:rsid w:val="00E06D85"/>
    <w:rsid w:val="00E13425"/>
    <w:rsid w:val="00E1368B"/>
    <w:rsid w:val="00E15CEF"/>
    <w:rsid w:val="00E203D6"/>
    <w:rsid w:val="00E20598"/>
    <w:rsid w:val="00E23D55"/>
    <w:rsid w:val="00E24143"/>
    <w:rsid w:val="00E2420A"/>
    <w:rsid w:val="00E27DC3"/>
    <w:rsid w:val="00E30BD2"/>
    <w:rsid w:val="00E443AF"/>
    <w:rsid w:val="00E5105C"/>
    <w:rsid w:val="00E54072"/>
    <w:rsid w:val="00E60298"/>
    <w:rsid w:val="00E60ABF"/>
    <w:rsid w:val="00E60EB2"/>
    <w:rsid w:val="00E622C4"/>
    <w:rsid w:val="00E807C4"/>
    <w:rsid w:val="00E80C54"/>
    <w:rsid w:val="00E84067"/>
    <w:rsid w:val="00E84FBA"/>
    <w:rsid w:val="00E9328C"/>
    <w:rsid w:val="00E97044"/>
    <w:rsid w:val="00EA19C4"/>
    <w:rsid w:val="00EA2198"/>
    <w:rsid w:val="00EA2A79"/>
    <w:rsid w:val="00EA38FD"/>
    <w:rsid w:val="00EA5BA9"/>
    <w:rsid w:val="00EA71F2"/>
    <w:rsid w:val="00EC0C5F"/>
    <w:rsid w:val="00EC6C91"/>
    <w:rsid w:val="00ED0ADF"/>
    <w:rsid w:val="00ED115D"/>
    <w:rsid w:val="00ED1E61"/>
    <w:rsid w:val="00ED3596"/>
    <w:rsid w:val="00ED3661"/>
    <w:rsid w:val="00ED6D48"/>
    <w:rsid w:val="00ED7B10"/>
    <w:rsid w:val="00EE789E"/>
    <w:rsid w:val="00EF56B0"/>
    <w:rsid w:val="00F01F9A"/>
    <w:rsid w:val="00F056CF"/>
    <w:rsid w:val="00F102D9"/>
    <w:rsid w:val="00F1397A"/>
    <w:rsid w:val="00F150CC"/>
    <w:rsid w:val="00F179F3"/>
    <w:rsid w:val="00F23C6C"/>
    <w:rsid w:val="00F24C1E"/>
    <w:rsid w:val="00F255AD"/>
    <w:rsid w:val="00F27D09"/>
    <w:rsid w:val="00F340C0"/>
    <w:rsid w:val="00F5092A"/>
    <w:rsid w:val="00F5197A"/>
    <w:rsid w:val="00F65342"/>
    <w:rsid w:val="00F66148"/>
    <w:rsid w:val="00F66C38"/>
    <w:rsid w:val="00F7233B"/>
    <w:rsid w:val="00F73CD0"/>
    <w:rsid w:val="00F762CA"/>
    <w:rsid w:val="00F76F78"/>
    <w:rsid w:val="00F77F78"/>
    <w:rsid w:val="00F84419"/>
    <w:rsid w:val="00F90B03"/>
    <w:rsid w:val="00F90D20"/>
    <w:rsid w:val="00F90FD9"/>
    <w:rsid w:val="00F91080"/>
    <w:rsid w:val="00F92636"/>
    <w:rsid w:val="00F932D2"/>
    <w:rsid w:val="00F95932"/>
    <w:rsid w:val="00F97A81"/>
    <w:rsid w:val="00FA0C56"/>
    <w:rsid w:val="00FA2607"/>
    <w:rsid w:val="00FB29A8"/>
    <w:rsid w:val="00FB566D"/>
    <w:rsid w:val="00FB63EA"/>
    <w:rsid w:val="00FC7554"/>
    <w:rsid w:val="00FC777B"/>
    <w:rsid w:val="00FD6730"/>
    <w:rsid w:val="00FD67AF"/>
    <w:rsid w:val="00FE49D1"/>
    <w:rsid w:val="00FE5875"/>
    <w:rsid w:val="00FF1A94"/>
    <w:rsid w:val="00FF1FFA"/>
    <w:rsid w:val="00FF2D9F"/>
    <w:rsid w:val="00FF49F5"/>
    <w:rsid w:val="00FF4F4E"/>
    <w:rsid w:val="00FF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317AB8"/>
  <w15:chartTrackingRefBased/>
  <w15:docId w15:val="{B10E447E-F26F-475D-813B-93918CFB6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13A3"/>
    <w:pPr>
      <w:widowControl w:val="0"/>
      <w:topLinePunct/>
      <w:autoSpaceDE w:val="0"/>
      <w:autoSpaceDN w:val="0"/>
      <w:spacing w:before="120" w:after="120" w:line="240" w:lineRule="atLeast"/>
      <w:ind w:firstLineChars="200" w:firstLine="200"/>
      <w:jc w:val="both"/>
    </w:pPr>
    <w:rPr>
      <w:rFonts w:ascii="Arial" w:eastAsia="Arial" w:hAnsi="Arial"/>
      <w:color w:val="000000" w:themeColor="text1"/>
      <w:sz w:val="18"/>
    </w:rPr>
  </w:style>
  <w:style w:type="paragraph" w:styleId="1">
    <w:name w:val="heading 1"/>
    <w:basedOn w:val="a"/>
    <w:next w:val="a"/>
    <w:link w:val="10"/>
    <w:uiPriority w:val="9"/>
    <w:qFormat/>
    <w:rsid w:val="00BE639E"/>
    <w:pPr>
      <w:keepNext/>
      <w:keepLines/>
      <w:spacing w:before="240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"/>
    <w:link w:val="20"/>
    <w:uiPriority w:val="9"/>
    <w:unhideWhenUsed/>
    <w:qFormat/>
    <w:rsid w:val="004D6687"/>
    <w:pPr>
      <w:keepNext/>
      <w:keepLines/>
      <w:spacing w:before="240" w:after="120" w:line="240" w:lineRule="atLeast"/>
      <w:outlineLvl w:val="1"/>
    </w:pPr>
    <w:rPr>
      <w:rFonts w:ascii="Arial" w:eastAsia="Arial" w:hAnsi="Arial" w:cstheme="majorBidi"/>
      <w:b/>
      <w:bCs/>
      <w:color w:val="000000" w:themeColor="text1"/>
      <w:szCs w:val="32"/>
    </w:rPr>
  </w:style>
  <w:style w:type="paragraph" w:styleId="3">
    <w:name w:val="heading 3"/>
    <w:next w:val="a"/>
    <w:link w:val="30"/>
    <w:uiPriority w:val="9"/>
    <w:unhideWhenUsed/>
    <w:qFormat/>
    <w:rsid w:val="004D6687"/>
    <w:pPr>
      <w:keepNext/>
      <w:keepLines/>
      <w:spacing w:after="120" w:line="240" w:lineRule="atLeast"/>
      <w:outlineLvl w:val="2"/>
    </w:pPr>
    <w:rPr>
      <w:rFonts w:ascii="Arial" w:eastAsia="Arial" w:hAnsi="Arial"/>
      <w:bCs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F2D2D"/>
    <w:rPr>
      <w:color w:val="808080"/>
    </w:rPr>
  </w:style>
  <w:style w:type="character" w:customStyle="1" w:styleId="10">
    <w:name w:val="标题 1 字符"/>
    <w:basedOn w:val="a0"/>
    <w:link w:val="1"/>
    <w:uiPriority w:val="9"/>
    <w:rsid w:val="00BE639E"/>
    <w:rPr>
      <w:rFonts w:ascii="Arial" w:eastAsia="Arial" w:hAnsi="Arial"/>
      <w:b/>
      <w:bCs/>
      <w:color w:val="000000" w:themeColor="text1"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621F9A"/>
  </w:style>
  <w:style w:type="table" w:styleId="a4">
    <w:name w:val="Table Grid"/>
    <w:basedOn w:val="a1"/>
    <w:uiPriority w:val="39"/>
    <w:rsid w:val="001345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endnote text"/>
    <w:basedOn w:val="a"/>
    <w:link w:val="a6"/>
    <w:uiPriority w:val="99"/>
    <w:semiHidden/>
    <w:unhideWhenUsed/>
    <w:rsid w:val="00CB77D5"/>
    <w:pPr>
      <w:snapToGrid w:val="0"/>
      <w:jc w:val="left"/>
    </w:pPr>
  </w:style>
  <w:style w:type="character" w:customStyle="1" w:styleId="a6">
    <w:name w:val="尾注文本 字符"/>
    <w:basedOn w:val="a0"/>
    <w:link w:val="a5"/>
    <w:uiPriority w:val="99"/>
    <w:semiHidden/>
    <w:rsid w:val="00CB77D5"/>
  </w:style>
  <w:style w:type="character" w:styleId="a7">
    <w:name w:val="endnote reference"/>
    <w:basedOn w:val="a0"/>
    <w:uiPriority w:val="99"/>
    <w:unhideWhenUsed/>
    <w:rsid w:val="00CB77D5"/>
    <w:rPr>
      <w:vertAlign w:val="superscript"/>
    </w:rPr>
  </w:style>
  <w:style w:type="character" w:styleId="a8">
    <w:name w:val="Hyperlink"/>
    <w:basedOn w:val="a0"/>
    <w:uiPriority w:val="99"/>
    <w:unhideWhenUsed/>
    <w:rsid w:val="008A768A"/>
    <w:rPr>
      <w:color w:val="0000FF"/>
      <w:u w:val="single"/>
    </w:rPr>
  </w:style>
  <w:style w:type="character" w:customStyle="1" w:styleId="authors-info">
    <w:name w:val="authors-info"/>
    <w:basedOn w:val="a0"/>
    <w:rsid w:val="00AC54A1"/>
  </w:style>
  <w:style w:type="character" w:customStyle="1" w:styleId="blue-tooltip">
    <w:name w:val="blue-tooltip"/>
    <w:basedOn w:val="a0"/>
    <w:rsid w:val="00AC54A1"/>
  </w:style>
  <w:style w:type="character" w:customStyle="1" w:styleId="hithilite">
    <w:name w:val="hithilite"/>
    <w:basedOn w:val="a0"/>
    <w:rsid w:val="00FA2607"/>
  </w:style>
  <w:style w:type="character" w:customStyle="1" w:styleId="30">
    <w:name w:val="标题 3 字符"/>
    <w:basedOn w:val="a0"/>
    <w:link w:val="3"/>
    <w:uiPriority w:val="9"/>
    <w:rsid w:val="004D6687"/>
    <w:rPr>
      <w:rFonts w:ascii="Arial" w:eastAsia="Arial" w:hAnsi="Arial"/>
      <w:bCs/>
      <w:color w:val="000000" w:themeColor="text1"/>
      <w:szCs w:val="32"/>
    </w:rPr>
  </w:style>
  <w:style w:type="paragraph" w:styleId="a9">
    <w:name w:val="header"/>
    <w:basedOn w:val="a"/>
    <w:link w:val="aa"/>
    <w:uiPriority w:val="99"/>
    <w:unhideWhenUsed/>
    <w:rsid w:val="000323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a">
    <w:name w:val="页眉 字符"/>
    <w:basedOn w:val="a0"/>
    <w:link w:val="a9"/>
    <w:uiPriority w:val="99"/>
    <w:rsid w:val="000323C2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0323C2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c">
    <w:name w:val="页脚 字符"/>
    <w:basedOn w:val="a0"/>
    <w:link w:val="ab"/>
    <w:uiPriority w:val="99"/>
    <w:rsid w:val="000323C2"/>
    <w:rPr>
      <w:sz w:val="18"/>
      <w:szCs w:val="18"/>
    </w:rPr>
  </w:style>
  <w:style w:type="character" w:customStyle="1" w:styleId="title-text">
    <w:name w:val="title-text"/>
    <w:basedOn w:val="a0"/>
    <w:rsid w:val="00EA2198"/>
  </w:style>
  <w:style w:type="character" w:customStyle="1" w:styleId="20">
    <w:name w:val="标题 2 字符"/>
    <w:basedOn w:val="a0"/>
    <w:link w:val="2"/>
    <w:uiPriority w:val="9"/>
    <w:rsid w:val="004D6687"/>
    <w:rPr>
      <w:rFonts w:ascii="Arial" w:eastAsia="Arial" w:hAnsi="Arial" w:cstheme="majorBidi"/>
      <w:b/>
      <w:bCs/>
      <w:color w:val="000000" w:themeColor="text1"/>
      <w:szCs w:val="32"/>
    </w:rPr>
  </w:style>
  <w:style w:type="paragraph" w:customStyle="1" w:styleId="EndNoteBibliographyTitle">
    <w:name w:val="EndNote Bibliography Title"/>
    <w:basedOn w:val="a"/>
    <w:link w:val="EndNoteBibliographyTitle0"/>
    <w:rsid w:val="00583AE5"/>
    <w:pPr>
      <w:spacing w:after="0"/>
      <w:jc w:val="center"/>
    </w:pPr>
    <w:rPr>
      <w:rFonts w:cs="Arial"/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583AE5"/>
    <w:rPr>
      <w:rFonts w:ascii="Arial" w:eastAsia="Arial" w:hAnsi="Arial" w:cs="Arial"/>
      <w:noProof/>
      <w:color w:val="000000" w:themeColor="text1"/>
      <w:sz w:val="20"/>
    </w:rPr>
  </w:style>
  <w:style w:type="paragraph" w:customStyle="1" w:styleId="EndNoteBibliography">
    <w:name w:val="EndNote Bibliography"/>
    <w:basedOn w:val="a"/>
    <w:link w:val="EndNoteBibliography0"/>
    <w:rsid w:val="00583AE5"/>
    <w:pPr>
      <w:jc w:val="left"/>
    </w:pPr>
    <w:rPr>
      <w:rFonts w:cs="Arial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583AE5"/>
    <w:rPr>
      <w:rFonts w:ascii="Arial" w:eastAsia="Arial" w:hAnsi="Arial" w:cs="Arial"/>
      <w:noProof/>
      <w:color w:val="000000" w:themeColor="text1"/>
      <w:sz w:val="20"/>
    </w:rPr>
  </w:style>
  <w:style w:type="character" w:styleId="ad">
    <w:name w:val="FollowedHyperlink"/>
    <w:basedOn w:val="a0"/>
    <w:uiPriority w:val="99"/>
    <w:semiHidden/>
    <w:unhideWhenUsed/>
    <w:rsid w:val="00D103EC"/>
    <w:rPr>
      <w:color w:val="954F72" w:themeColor="followedHyperlink"/>
      <w:u w:val="single"/>
    </w:rPr>
  </w:style>
  <w:style w:type="paragraph" w:customStyle="1" w:styleId="reference1">
    <w:name w:val="reference1"/>
    <w:link w:val="reference10"/>
    <w:qFormat/>
    <w:rsid w:val="004670D6"/>
    <w:pPr>
      <w:spacing w:line="240" w:lineRule="atLeast"/>
    </w:pPr>
    <w:rPr>
      <w:rFonts w:ascii="Arial" w:eastAsia="Arial" w:hAnsi="Arial" w:cs="Arial"/>
      <w:noProof/>
      <w:color w:val="000000" w:themeColor="text1"/>
      <w:sz w:val="15"/>
      <w:szCs w:val="21"/>
    </w:rPr>
  </w:style>
  <w:style w:type="character" w:customStyle="1" w:styleId="reference10">
    <w:name w:val="reference1 字符"/>
    <w:basedOn w:val="a0"/>
    <w:link w:val="reference1"/>
    <w:rsid w:val="004670D6"/>
    <w:rPr>
      <w:rFonts w:ascii="Arial" w:eastAsia="Arial" w:hAnsi="Arial" w:cs="Arial"/>
      <w:noProof/>
      <w:color w:val="000000" w:themeColor="text1"/>
      <w:sz w:val="15"/>
      <w:szCs w:val="21"/>
    </w:rPr>
  </w:style>
  <w:style w:type="paragraph" w:styleId="ae">
    <w:name w:val="Normal (Web)"/>
    <w:basedOn w:val="a"/>
    <w:uiPriority w:val="99"/>
    <w:semiHidden/>
    <w:unhideWhenUsed/>
    <w:rsid w:val="00B737BE"/>
    <w:pPr>
      <w:widowControl/>
      <w:topLinePunct w:val="0"/>
      <w:autoSpaceDE/>
      <w:autoSpaceDN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color w:val="auto"/>
      <w:kern w:val="0"/>
      <w:sz w:val="24"/>
      <w:szCs w:val="24"/>
    </w:rPr>
  </w:style>
  <w:style w:type="paragraph" w:styleId="af">
    <w:name w:val="List Paragraph"/>
    <w:basedOn w:val="a"/>
    <w:uiPriority w:val="34"/>
    <w:qFormat/>
    <w:rsid w:val="00FE5875"/>
    <w:pPr>
      <w:ind w:firstLine="420"/>
    </w:pPr>
  </w:style>
  <w:style w:type="paragraph" w:styleId="af0">
    <w:name w:val="Balloon Text"/>
    <w:basedOn w:val="a"/>
    <w:link w:val="af1"/>
    <w:uiPriority w:val="99"/>
    <w:semiHidden/>
    <w:unhideWhenUsed/>
    <w:rsid w:val="00ED6D48"/>
    <w:pPr>
      <w:spacing w:before="0" w:after="0" w:line="240" w:lineRule="auto"/>
    </w:pPr>
    <w:rPr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ED6D48"/>
    <w:rPr>
      <w:rFonts w:ascii="Arial" w:eastAsia="Arial" w:hAnsi="Arial"/>
      <w:color w:val="000000" w:themeColor="text1"/>
      <w:sz w:val="18"/>
      <w:szCs w:val="18"/>
    </w:rPr>
  </w:style>
  <w:style w:type="paragraph" w:customStyle="1" w:styleId="af2">
    <w:name w:val="字符"/>
    <w:basedOn w:val="a"/>
    <w:link w:val="af3"/>
    <w:qFormat/>
    <w:rsid w:val="002872AD"/>
    <w:pPr>
      <w:ind w:firstLine="360"/>
    </w:pPr>
    <w:rPr>
      <w:rFonts w:ascii="Cambria" w:eastAsia="Cambria" w:hAnsi="Cambria"/>
      <w:i/>
    </w:rPr>
  </w:style>
  <w:style w:type="character" w:customStyle="1" w:styleId="af3">
    <w:name w:val="字符 字符"/>
    <w:basedOn w:val="a0"/>
    <w:link w:val="af2"/>
    <w:rsid w:val="002872AD"/>
    <w:rPr>
      <w:rFonts w:ascii="Cambria" w:eastAsia="Cambria" w:hAnsi="Cambria"/>
      <w:i/>
      <w:color w:val="000000" w:themeColor="text1"/>
      <w:sz w:val="18"/>
    </w:rPr>
  </w:style>
  <w:style w:type="character" w:styleId="af4">
    <w:name w:val="annotation reference"/>
    <w:basedOn w:val="a0"/>
    <w:uiPriority w:val="99"/>
    <w:semiHidden/>
    <w:unhideWhenUsed/>
    <w:rsid w:val="00CC0F68"/>
    <w:rPr>
      <w:sz w:val="21"/>
      <w:szCs w:val="21"/>
    </w:rPr>
  </w:style>
  <w:style w:type="paragraph" w:styleId="af5">
    <w:name w:val="annotation text"/>
    <w:basedOn w:val="a"/>
    <w:link w:val="af6"/>
    <w:uiPriority w:val="99"/>
    <w:semiHidden/>
    <w:unhideWhenUsed/>
    <w:rsid w:val="00CC0F68"/>
    <w:pPr>
      <w:jc w:val="left"/>
    </w:pPr>
  </w:style>
  <w:style w:type="character" w:customStyle="1" w:styleId="af6">
    <w:name w:val="批注文字 字符"/>
    <w:basedOn w:val="a0"/>
    <w:link w:val="af5"/>
    <w:uiPriority w:val="99"/>
    <w:semiHidden/>
    <w:rsid w:val="00CC0F68"/>
    <w:rPr>
      <w:rFonts w:ascii="Arial" w:eastAsia="Arial" w:hAnsi="Arial"/>
      <w:color w:val="000000" w:themeColor="text1"/>
      <w:sz w:val="18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CC0F68"/>
    <w:rPr>
      <w:b/>
      <w:bCs/>
    </w:rPr>
  </w:style>
  <w:style w:type="character" w:customStyle="1" w:styleId="af8">
    <w:name w:val="批注主题 字符"/>
    <w:basedOn w:val="af6"/>
    <w:link w:val="af7"/>
    <w:uiPriority w:val="99"/>
    <w:semiHidden/>
    <w:rsid w:val="00CC0F68"/>
    <w:rPr>
      <w:rFonts w:ascii="Arial" w:eastAsia="Arial" w:hAnsi="Arial"/>
      <w:b/>
      <w:bCs/>
      <w:color w:val="000000" w:themeColor="text1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6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1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11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5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2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07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16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63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1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38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76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4722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3818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071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54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8737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08112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95409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8564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34065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6874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03505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38853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15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6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8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tiff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10.tiff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jpeg"/><Relationship Id="rId32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8.tiff"/><Relationship Id="rId28" Type="http://schemas.openxmlformats.org/officeDocument/2006/relationships/image" Target="media/image13.tif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comments" Target="comments.xml"/><Relationship Id="rId22" Type="http://schemas.openxmlformats.org/officeDocument/2006/relationships/image" Target="media/image7.tiff"/><Relationship Id="rId27" Type="http://schemas.openxmlformats.org/officeDocument/2006/relationships/image" Target="media/image12.tiff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9FC827-82DC-4471-8700-CDE8190AB9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1819</TotalTime>
  <Pages>1</Pages>
  <Words>4105</Words>
  <Characters>23405</Characters>
  <Application>Microsoft Office Word</Application>
  <DocSecurity>0</DocSecurity>
  <Lines>195</Lines>
  <Paragraphs>54</Paragraphs>
  <ScaleCrop>false</ScaleCrop>
  <Company/>
  <LinksUpToDate>false</LinksUpToDate>
  <CharactersWithSpaces>27456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ran</dc:creator>
  <cp:keywords/>
  <dc:description/>
  <cp:lastModifiedBy>chen ran</cp:lastModifiedBy>
  <cp:revision>57</cp:revision>
  <cp:lastPrinted>2019-08-12T05:00:00Z</cp:lastPrinted>
  <dcterms:created xsi:type="dcterms:W3CDTF">2019-08-09T10:31:00Z</dcterms:created>
  <dcterms:modified xsi:type="dcterms:W3CDTF">2019-08-31T08:32:00Z</dcterms:modified>
</cp:coreProperties>
</file>